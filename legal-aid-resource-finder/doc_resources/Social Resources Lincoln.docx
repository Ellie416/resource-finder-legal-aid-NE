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A371" w14:textId="60FF2175" w:rsidR="00B405E4" w:rsidRDefault="00D84FD6">
      <w:pPr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Resources</w:t>
      </w:r>
      <w:r w:rsidR="007A2C29">
        <w:rPr>
          <w:rFonts w:ascii="Century Schoolbook" w:hAnsi="Century Schoolbook"/>
          <w:b/>
          <w:bCs/>
          <w:sz w:val="28"/>
          <w:szCs w:val="28"/>
        </w:rPr>
        <w:t xml:space="preserve"> in Lincoln</w:t>
      </w:r>
    </w:p>
    <w:p w14:paraId="142B195C" w14:textId="77777777" w:rsidR="002E16AD" w:rsidRDefault="00A1183F" w:rsidP="002E16AD">
      <w:pPr>
        <w:pStyle w:val="Heading1"/>
        <w:rPr>
          <w:sz w:val="24"/>
          <w:szCs w:val="24"/>
          <w:highlight w:val="yellow"/>
        </w:rPr>
      </w:pPr>
      <w:r w:rsidRPr="007F59F6">
        <w:rPr>
          <w:highlight w:val="yellow"/>
        </w:rPr>
        <w:t>Generally</w:t>
      </w:r>
      <w:r w:rsidR="002E16AD">
        <w:rPr>
          <w:sz w:val="24"/>
          <w:szCs w:val="24"/>
          <w:highlight w:val="yellow"/>
        </w:rPr>
        <w:t>:</w:t>
      </w:r>
    </w:p>
    <w:p w14:paraId="118AF8FA" w14:textId="075B7FF1" w:rsidR="00A1183F" w:rsidRPr="005701E2" w:rsidRDefault="00AF7F43" w:rsidP="005701E2">
      <w:pPr>
        <w:pStyle w:val="ListParagraph"/>
        <w:numPr>
          <w:ilvl w:val="0"/>
          <w:numId w:val="15"/>
        </w:numPr>
        <w:rPr>
          <w:rFonts w:ascii="Century Schoolbook" w:hAnsi="Century Schoolbook"/>
          <w:sz w:val="24"/>
          <w:szCs w:val="24"/>
          <w:highlight w:val="yellow"/>
        </w:rPr>
      </w:pPr>
      <w:hyperlink r:id="rId7" w:history="1">
        <w:r w:rsidRPr="000945F5">
          <w:rPr>
            <w:rStyle w:val="Hyperlink"/>
            <w:rFonts w:ascii="Century Schoolbook" w:hAnsi="Century Schoolbook"/>
            <w:sz w:val="24"/>
            <w:szCs w:val="24"/>
            <w:highlight w:val="yellow"/>
          </w:rPr>
          <w:t>www.findhelp.org</w:t>
        </w:r>
      </w:hyperlink>
      <w:r w:rsidR="002D21DB" w:rsidRPr="005701E2">
        <w:rPr>
          <w:rFonts w:ascii="Century Schoolbook" w:hAnsi="Century Schoolbook"/>
          <w:sz w:val="24"/>
          <w:szCs w:val="24"/>
          <w:highlight w:val="yellow"/>
        </w:rPr>
        <w:t xml:space="preserve"> </w:t>
      </w:r>
      <w:r w:rsidR="00764618" w:rsidRPr="005701E2">
        <w:rPr>
          <w:rFonts w:ascii="Century Schoolbook" w:hAnsi="Century Schoolbook"/>
          <w:sz w:val="24"/>
          <w:szCs w:val="24"/>
          <w:highlight w:val="yellow"/>
        </w:rPr>
        <w:t>or call 211</w:t>
      </w:r>
    </w:p>
    <w:p w14:paraId="4A725623" w14:textId="77777777" w:rsidR="007621B2" w:rsidRDefault="009E570A" w:rsidP="002E16AD">
      <w:pPr>
        <w:pStyle w:val="Heading1"/>
        <w:rPr>
          <w:sz w:val="24"/>
          <w:szCs w:val="24"/>
          <w:highlight w:val="yellow"/>
        </w:rPr>
      </w:pPr>
      <w:r w:rsidRPr="007F59F6">
        <w:rPr>
          <w:highlight w:val="yellow"/>
        </w:rPr>
        <w:t>If Currently Homeless</w:t>
      </w:r>
      <w:r w:rsidR="00B741DE" w:rsidRPr="007F59F6">
        <w:rPr>
          <w:sz w:val="24"/>
          <w:szCs w:val="24"/>
          <w:highlight w:val="yellow"/>
        </w:rPr>
        <w:t xml:space="preserve">: </w:t>
      </w:r>
    </w:p>
    <w:p w14:paraId="4645B528" w14:textId="06CE5427" w:rsidR="00B741DE" w:rsidRPr="005701E2" w:rsidRDefault="00C66DF6" w:rsidP="005701E2">
      <w:pPr>
        <w:pStyle w:val="ListParagraph"/>
        <w:numPr>
          <w:ilvl w:val="0"/>
          <w:numId w:val="14"/>
        </w:numPr>
        <w:rPr>
          <w:rFonts w:ascii="Century Schoolbook" w:hAnsi="Century Schoolbook"/>
          <w:sz w:val="24"/>
          <w:szCs w:val="24"/>
          <w:highlight w:val="yellow"/>
        </w:rPr>
      </w:pPr>
      <w:r w:rsidRPr="005701E2">
        <w:rPr>
          <w:rFonts w:ascii="Century Schoolbook" w:hAnsi="Century Schoolbook"/>
          <w:sz w:val="24"/>
          <w:szCs w:val="24"/>
          <w:highlight w:val="yellow"/>
        </w:rPr>
        <w:t xml:space="preserve">If </w:t>
      </w:r>
      <w:r w:rsidR="009E570A" w:rsidRPr="005701E2">
        <w:rPr>
          <w:rFonts w:ascii="Century Schoolbook" w:hAnsi="Century Schoolbook"/>
          <w:sz w:val="24"/>
          <w:szCs w:val="24"/>
          <w:highlight w:val="yellow"/>
        </w:rPr>
        <w:t xml:space="preserve">you are currently </w:t>
      </w:r>
      <w:r w:rsidRPr="005701E2">
        <w:rPr>
          <w:rFonts w:ascii="Century Schoolbook" w:hAnsi="Century Schoolbook"/>
          <w:sz w:val="24"/>
          <w:szCs w:val="24"/>
          <w:highlight w:val="yellow"/>
        </w:rPr>
        <w:t xml:space="preserve">experiencing homelessness, </w:t>
      </w:r>
      <w:r w:rsidR="00F9326E" w:rsidRPr="005701E2">
        <w:rPr>
          <w:rFonts w:ascii="Century Schoolbook" w:hAnsi="Century Schoolbook"/>
          <w:sz w:val="24"/>
          <w:szCs w:val="24"/>
          <w:highlight w:val="yellow"/>
        </w:rPr>
        <w:t xml:space="preserve">start </w:t>
      </w:r>
      <w:r w:rsidR="002E26CE" w:rsidRPr="005701E2">
        <w:rPr>
          <w:rFonts w:ascii="Century Schoolbook" w:hAnsi="Century Schoolbook"/>
          <w:sz w:val="24"/>
          <w:szCs w:val="24"/>
          <w:highlight w:val="yellow"/>
        </w:rPr>
        <w:t xml:space="preserve">by </w:t>
      </w:r>
      <w:r w:rsidR="003402C6" w:rsidRPr="005701E2">
        <w:rPr>
          <w:rFonts w:ascii="Century Schoolbook" w:hAnsi="Century Schoolbook"/>
          <w:sz w:val="24"/>
          <w:szCs w:val="24"/>
          <w:highlight w:val="yellow"/>
        </w:rPr>
        <w:t xml:space="preserve">contacting a public access point for the </w:t>
      </w:r>
      <w:proofErr w:type="gramStart"/>
      <w:r w:rsidR="003402C6" w:rsidRPr="005701E2">
        <w:rPr>
          <w:rFonts w:ascii="Century Schoolbook" w:hAnsi="Century Schoolbook"/>
          <w:sz w:val="24"/>
          <w:szCs w:val="24"/>
          <w:highlight w:val="yellow"/>
        </w:rPr>
        <w:t>All Doors</w:t>
      </w:r>
      <w:proofErr w:type="gramEnd"/>
      <w:r w:rsidR="003402C6" w:rsidRPr="005701E2">
        <w:rPr>
          <w:rFonts w:ascii="Century Schoolbook" w:hAnsi="Century Schoolbook"/>
          <w:sz w:val="24"/>
          <w:szCs w:val="24"/>
          <w:highlight w:val="yellow"/>
        </w:rPr>
        <w:t xml:space="preserve"> Lead Home Coordinated Entry</w:t>
      </w:r>
      <w:r w:rsidR="00962165" w:rsidRPr="005701E2">
        <w:rPr>
          <w:rFonts w:ascii="Century Schoolbook" w:hAnsi="Century Schoolbook"/>
          <w:sz w:val="24"/>
          <w:szCs w:val="24"/>
          <w:highlight w:val="yellow"/>
        </w:rPr>
        <w:t xml:space="preserve"> program. This program will prioritize connecting those experiencing homelessness to needed resources. </w:t>
      </w:r>
      <w:r w:rsidR="00031EBC" w:rsidRPr="005701E2">
        <w:rPr>
          <w:rFonts w:ascii="Century Schoolbook" w:hAnsi="Century Schoolbook"/>
          <w:sz w:val="24"/>
          <w:szCs w:val="24"/>
          <w:highlight w:val="yellow"/>
        </w:rPr>
        <w:t>All public</w:t>
      </w:r>
      <w:r w:rsidR="00AA4DE9" w:rsidRPr="005701E2">
        <w:rPr>
          <w:rFonts w:ascii="Century Schoolbook" w:hAnsi="Century Schoolbook"/>
          <w:sz w:val="24"/>
          <w:szCs w:val="24"/>
          <w:highlight w:val="yellow"/>
        </w:rPr>
        <w:t xml:space="preserve"> access points to apply for this priorit</w:t>
      </w:r>
      <w:r w:rsidR="00031EBC" w:rsidRPr="005701E2">
        <w:rPr>
          <w:rFonts w:ascii="Century Schoolbook" w:hAnsi="Century Schoolbook"/>
          <w:sz w:val="24"/>
          <w:szCs w:val="24"/>
          <w:highlight w:val="yellow"/>
        </w:rPr>
        <w:t>ization</w:t>
      </w:r>
      <w:r w:rsidR="00AA4DE9" w:rsidRPr="005701E2">
        <w:rPr>
          <w:rFonts w:ascii="Century Schoolbook" w:hAnsi="Century Schoolbook"/>
          <w:sz w:val="24"/>
          <w:szCs w:val="24"/>
          <w:highlight w:val="yellow"/>
        </w:rPr>
        <w:t xml:space="preserve"> program are </w:t>
      </w:r>
      <w:r w:rsidR="00EF1BB4" w:rsidRPr="005701E2">
        <w:rPr>
          <w:rFonts w:ascii="Century Schoolbook" w:hAnsi="Century Schoolbook"/>
          <w:sz w:val="24"/>
          <w:szCs w:val="24"/>
          <w:highlight w:val="yellow"/>
        </w:rPr>
        <w:t xml:space="preserve">found </w:t>
      </w:r>
      <w:r w:rsidR="00AA4DE9" w:rsidRPr="005701E2">
        <w:rPr>
          <w:rFonts w:ascii="Century Schoolbook" w:hAnsi="Century Schoolbook"/>
          <w:sz w:val="24"/>
          <w:szCs w:val="24"/>
          <w:highlight w:val="yellow"/>
        </w:rPr>
        <w:t xml:space="preserve">here: </w:t>
      </w:r>
      <w:hyperlink r:id="rId8" w:history="1">
        <w:r w:rsidR="009E570A" w:rsidRPr="005701E2">
          <w:rPr>
            <w:rStyle w:val="Hyperlink"/>
            <w:rFonts w:ascii="Century Schoolbook" w:hAnsi="Century Schoolbook"/>
            <w:sz w:val="24"/>
            <w:szCs w:val="24"/>
            <w:highlight w:val="yellow"/>
          </w:rPr>
          <w:t>https://community-services.unl.edu/coordinated-entry-public-access-points-lincoln/</w:t>
        </w:r>
      </w:hyperlink>
      <w:r w:rsidR="009E570A" w:rsidRPr="005701E2">
        <w:rPr>
          <w:rFonts w:ascii="Century Schoolbook" w:hAnsi="Century Schoolbook"/>
          <w:sz w:val="24"/>
          <w:szCs w:val="24"/>
          <w:highlight w:val="yellow"/>
        </w:rPr>
        <w:t xml:space="preserve"> </w:t>
      </w:r>
      <w:r w:rsidR="004A70C6" w:rsidRPr="005701E2">
        <w:rPr>
          <w:rFonts w:ascii="Century Schoolbook" w:hAnsi="Century Schoolbook"/>
          <w:sz w:val="24"/>
          <w:szCs w:val="24"/>
          <w:highlight w:val="yellow"/>
        </w:rPr>
        <w:t>and include:</w:t>
      </w:r>
    </w:p>
    <w:p w14:paraId="43E407E6" w14:textId="03B45DFD" w:rsidR="00933C80" w:rsidRPr="007F59F6" w:rsidRDefault="00C02217" w:rsidP="00933C80">
      <w:pPr>
        <w:pStyle w:val="ListParagraph"/>
        <w:numPr>
          <w:ilvl w:val="0"/>
          <w:numId w:val="13"/>
        </w:numPr>
        <w:rPr>
          <w:rFonts w:ascii="Century Schoolbook" w:hAnsi="Century Schoolbook"/>
          <w:sz w:val="24"/>
          <w:szCs w:val="24"/>
          <w:highlight w:val="yellow"/>
        </w:rPr>
      </w:pPr>
      <w:r w:rsidRPr="007F59F6">
        <w:rPr>
          <w:rFonts w:ascii="Century Schoolbook" w:hAnsi="Century Schoolbook"/>
          <w:sz w:val="24"/>
          <w:szCs w:val="24"/>
          <w:highlight w:val="yellow"/>
        </w:rPr>
        <w:t xml:space="preserve">Community Action Partnership: </w:t>
      </w:r>
      <w:r w:rsidR="006F3E68" w:rsidRPr="007F59F6">
        <w:rPr>
          <w:rFonts w:ascii="Century Schoolbook" w:hAnsi="Century Schoolbook"/>
          <w:sz w:val="24"/>
          <w:szCs w:val="24"/>
          <w:highlight w:val="yellow"/>
        </w:rPr>
        <w:t xml:space="preserve">210 O </w:t>
      </w:r>
      <w:r w:rsidR="00933C80" w:rsidRPr="007F59F6">
        <w:rPr>
          <w:rFonts w:ascii="Century Schoolbook" w:hAnsi="Century Schoolbook"/>
          <w:sz w:val="24"/>
          <w:szCs w:val="24"/>
          <w:highlight w:val="yellow"/>
        </w:rPr>
        <w:t>Street or</w:t>
      </w:r>
      <w:r w:rsidR="006F3E68" w:rsidRPr="007F59F6">
        <w:rPr>
          <w:rFonts w:ascii="Century Schoolbook" w:hAnsi="Century Schoolbook"/>
          <w:sz w:val="24"/>
          <w:szCs w:val="24"/>
          <w:highlight w:val="yellow"/>
        </w:rPr>
        <w:t xml:space="preserve"> call </w:t>
      </w:r>
      <w:r w:rsidR="006F3E68" w:rsidRPr="007F59F6">
        <w:rPr>
          <w:rFonts w:ascii="Century Schoolbook" w:hAnsi="Century Schoolbook"/>
          <w:b/>
          <w:bCs/>
          <w:sz w:val="24"/>
          <w:szCs w:val="24"/>
          <w:highlight w:val="yellow"/>
        </w:rPr>
        <w:t>402-471-4515 ext. 1148</w:t>
      </w:r>
      <w:r w:rsidR="006F3E68" w:rsidRPr="007F59F6">
        <w:rPr>
          <w:rFonts w:ascii="Century Schoolbook" w:hAnsi="Century Schoolbook"/>
          <w:sz w:val="24"/>
          <w:szCs w:val="24"/>
          <w:highlight w:val="yellow"/>
        </w:rPr>
        <w:t xml:space="preserve"> and leave a message. You will receive a call back to schedule a coordinated entry assessment.</w:t>
      </w:r>
    </w:p>
    <w:p w14:paraId="58DBAA6C" w14:textId="5A645446" w:rsidR="00C16674" w:rsidRPr="007F59F6" w:rsidRDefault="00C16674" w:rsidP="00C16674">
      <w:pPr>
        <w:pStyle w:val="ListParagraph"/>
        <w:numPr>
          <w:ilvl w:val="0"/>
          <w:numId w:val="13"/>
        </w:numPr>
        <w:rPr>
          <w:rFonts w:ascii="Century Schoolbook" w:hAnsi="Century Schoolbook"/>
          <w:sz w:val="24"/>
          <w:szCs w:val="24"/>
          <w:highlight w:val="yellow"/>
        </w:rPr>
      </w:pPr>
      <w:proofErr w:type="spellStart"/>
      <w:r w:rsidRPr="007F59F6">
        <w:rPr>
          <w:rFonts w:ascii="Century Schoolbook" w:hAnsi="Century Schoolbook"/>
          <w:sz w:val="24"/>
          <w:szCs w:val="24"/>
          <w:highlight w:val="yellow"/>
        </w:rPr>
        <w:t>CenterPointe</w:t>
      </w:r>
      <w:proofErr w:type="spellEnd"/>
      <w:r w:rsidRPr="007F59F6">
        <w:rPr>
          <w:rFonts w:ascii="Century Schoolbook" w:hAnsi="Century Schoolbook"/>
          <w:sz w:val="24"/>
          <w:szCs w:val="24"/>
          <w:highlight w:val="yellow"/>
        </w:rPr>
        <w:t>: 2202 S. 11th Street</w:t>
      </w:r>
      <w:r w:rsidR="004A70C6" w:rsidRPr="007F59F6">
        <w:rPr>
          <w:rFonts w:ascii="Century Schoolbook" w:hAnsi="Century Schoolbook"/>
          <w:sz w:val="24"/>
          <w:szCs w:val="24"/>
          <w:highlight w:val="yellow"/>
        </w:rPr>
        <w:t xml:space="preserve">, or call </w:t>
      </w:r>
      <w:r w:rsidRPr="007F59F6">
        <w:rPr>
          <w:rFonts w:ascii="Century Schoolbook" w:hAnsi="Century Schoolbook"/>
          <w:b/>
          <w:bCs/>
          <w:sz w:val="24"/>
          <w:szCs w:val="24"/>
          <w:highlight w:val="yellow"/>
        </w:rPr>
        <w:t>402-475-5161</w:t>
      </w:r>
    </w:p>
    <w:p w14:paraId="503070B4" w14:textId="45CEA684" w:rsidR="004F6DC7" w:rsidRPr="004F6DC7" w:rsidRDefault="00E27118" w:rsidP="004F6DC7">
      <w:pPr>
        <w:pStyle w:val="ListParagraph"/>
        <w:numPr>
          <w:ilvl w:val="0"/>
          <w:numId w:val="13"/>
        </w:numPr>
        <w:rPr>
          <w:rFonts w:ascii="Century Schoolbook" w:hAnsi="Century Schoolbook"/>
          <w:sz w:val="24"/>
          <w:szCs w:val="24"/>
        </w:rPr>
      </w:pPr>
      <w:r w:rsidRPr="00E27118">
        <w:rPr>
          <w:rFonts w:ascii="Century Schoolbook" w:hAnsi="Century Schoolbook"/>
          <w:sz w:val="24"/>
          <w:szCs w:val="24"/>
        </w:rPr>
        <w:t>The HUB Central Access Point for Young Adults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E27118">
        <w:rPr>
          <w:rFonts w:ascii="Century Schoolbook" w:hAnsi="Century Schoolbook"/>
          <w:sz w:val="24"/>
          <w:szCs w:val="24"/>
        </w:rPr>
        <w:t>1037 S. 12th Street</w:t>
      </w:r>
      <w:r w:rsidR="001C5E59">
        <w:rPr>
          <w:rFonts w:ascii="Century Schoolbook" w:hAnsi="Century Schoolbook"/>
          <w:sz w:val="24"/>
          <w:szCs w:val="24"/>
        </w:rPr>
        <w:t>, or call</w:t>
      </w:r>
      <w:del w:id="0" w:author="Microsoft Word" w:date="2026-02-02T15:17:00Z" w16du:dateUtc="2026-02-02T21:17:00Z">
        <w:r w:rsidRPr="00E27118">
          <w:rPr>
            <w:rFonts w:ascii="Century Schoolbook" w:hAnsi="Century Schoolbook"/>
            <w:sz w:val="24"/>
            <w:szCs w:val="24"/>
          </w:rPr>
          <w:delText>:</w:delText>
        </w:r>
      </w:del>
      <w:r w:rsidRPr="00E27118">
        <w:rPr>
          <w:rFonts w:ascii="Century Schoolbook" w:hAnsi="Century Schoolbook"/>
          <w:sz w:val="24"/>
          <w:szCs w:val="24"/>
        </w:rPr>
        <w:t xml:space="preserve"> </w:t>
      </w:r>
      <w:r w:rsidRPr="00E27118">
        <w:rPr>
          <w:rFonts w:ascii="Century Schoolbook" w:hAnsi="Century Schoolbook"/>
          <w:b/>
          <w:bCs/>
          <w:sz w:val="24"/>
          <w:szCs w:val="24"/>
        </w:rPr>
        <w:t>402.471.8526</w:t>
      </w:r>
    </w:p>
    <w:p w14:paraId="5DB1EA62" w14:textId="13195DC3" w:rsidR="00B405E4" w:rsidRDefault="00D84FD6" w:rsidP="00831320">
      <w:pPr>
        <w:pStyle w:val="Heading1"/>
        <w:rPr>
          <w:sz w:val="28"/>
          <w:szCs w:val="28"/>
        </w:rPr>
      </w:pPr>
      <w:r w:rsidRPr="008008B6">
        <w:t xml:space="preserve">Rent Help or </w:t>
      </w:r>
      <w:r w:rsidR="00C5265A">
        <w:t>Case Management</w:t>
      </w:r>
      <w:r w:rsidR="00A623E3">
        <w:rPr>
          <w:sz w:val="28"/>
          <w:szCs w:val="28"/>
        </w:rPr>
        <w:t>:</w:t>
      </w:r>
    </w:p>
    <w:p w14:paraId="0B1AA6AE" w14:textId="14E84E11" w:rsidR="00977C6C" w:rsidRDefault="00D84FD6" w:rsidP="00977C6C">
      <w:pPr>
        <w:pStyle w:val="ListParagraph"/>
        <w:numPr>
          <w:ilvl w:val="0"/>
          <w:numId w:val="8"/>
        </w:numPr>
        <w:rPr>
          <w:rFonts w:ascii="Century Schoolbook" w:hAnsi="Century Schoolbook"/>
          <w:b/>
          <w:bCs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Community Action </w:t>
      </w:r>
      <w:r w:rsidR="00C02217">
        <w:rPr>
          <w:rFonts w:ascii="Century Schoolbook" w:hAnsi="Century Schoolbook"/>
          <w:sz w:val="24"/>
          <w:szCs w:val="24"/>
        </w:rPr>
        <w:t>Partnership</w:t>
      </w:r>
      <w:r w:rsidRPr="00935235">
        <w:rPr>
          <w:rFonts w:ascii="Century Schoolbook" w:hAnsi="Century Schoolbook"/>
          <w:b/>
          <w:bCs/>
          <w:sz w:val="24"/>
          <w:szCs w:val="24"/>
        </w:rPr>
        <w:t>:</w:t>
      </w:r>
      <w:r w:rsidR="00842729" w:rsidRPr="00935235">
        <w:rPr>
          <w:rFonts w:ascii="Century Schoolbook" w:hAnsi="Century Schoolbook"/>
          <w:b/>
          <w:bCs/>
          <w:sz w:val="24"/>
          <w:szCs w:val="24"/>
        </w:rPr>
        <w:t xml:space="preserve"> (402) 471-4515</w:t>
      </w:r>
    </w:p>
    <w:p w14:paraId="0AC24AF5" w14:textId="719686CB" w:rsidR="00EB7FD8" w:rsidRPr="00EB7FD8" w:rsidRDefault="00EB7FD8" w:rsidP="00EB7FD8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 w:rsidRPr="00EB7FD8">
        <w:rPr>
          <w:rFonts w:ascii="Century Schoolbook" w:hAnsi="Century Schoolbook"/>
          <w:sz w:val="24"/>
          <w:szCs w:val="24"/>
        </w:rPr>
        <w:t xml:space="preserve">Call at 8:30 AM on </w:t>
      </w:r>
      <w:r>
        <w:rPr>
          <w:rFonts w:ascii="Century Schoolbook" w:hAnsi="Century Schoolbook"/>
          <w:sz w:val="24"/>
          <w:szCs w:val="24"/>
        </w:rPr>
        <w:t xml:space="preserve">Mondays </w:t>
      </w:r>
      <w:r w:rsidRPr="00EB7FD8">
        <w:rPr>
          <w:rFonts w:ascii="Century Schoolbook" w:hAnsi="Century Schoolbook"/>
          <w:sz w:val="24"/>
          <w:szCs w:val="24"/>
        </w:rPr>
        <w:t xml:space="preserve">and leave a very brief message with your callback number. </w:t>
      </w:r>
      <w:r w:rsidR="001665E9">
        <w:rPr>
          <w:rFonts w:ascii="Century Schoolbook" w:hAnsi="Century Schoolbook"/>
          <w:sz w:val="24"/>
          <w:szCs w:val="24"/>
        </w:rPr>
        <w:t xml:space="preserve">They will call the first 10 messages back each week. </w:t>
      </w:r>
    </w:p>
    <w:p w14:paraId="0EAD2B47" w14:textId="46E9E79D" w:rsidR="00B405E4" w:rsidRPr="00977C6C" w:rsidRDefault="00977C6C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9" w:history="1">
        <w:r w:rsidRPr="00977C6C">
          <w:rPr>
            <w:rStyle w:val="Hyperlink"/>
            <w:rFonts w:ascii="Century Schoolbook" w:hAnsi="Century Schoolbook"/>
            <w:sz w:val="24"/>
            <w:szCs w:val="24"/>
          </w:rPr>
          <w:t>https://www.communityactionatwork.org/programs/homelessness-prevention/rent-utility-deposit-assistance.html</w:t>
        </w:r>
      </w:hyperlink>
      <w:r w:rsidR="00D84FD6"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07DC0BCF" w14:textId="77777777" w:rsidR="00977C6C" w:rsidRPr="00EB7FD8" w:rsidRDefault="00D84FD6" w:rsidP="00977C6C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Catholic Social Services:</w:t>
      </w:r>
      <w:r w:rsidR="00842729" w:rsidRPr="00977C6C">
        <w:rPr>
          <w:rFonts w:ascii="Century Schoolbook" w:hAnsi="Century Schoolbook"/>
          <w:sz w:val="24"/>
          <w:szCs w:val="24"/>
        </w:rPr>
        <w:t xml:space="preserve"> </w:t>
      </w:r>
      <w:r w:rsidR="00842729" w:rsidRPr="0085568F">
        <w:rPr>
          <w:rFonts w:ascii="Century Schoolbook" w:hAnsi="Century Schoolbook"/>
          <w:b/>
          <w:bCs/>
          <w:sz w:val="24"/>
          <w:szCs w:val="24"/>
        </w:rPr>
        <w:t>402.474.1600</w:t>
      </w:r>
    </w:p>
    <w:p w14:paraId="737D3E2E" w14:textId="3FFD2114" w:rsidR="00EB7FD8" w:rsidRPr="00EB7FD8" w:rsidRDefault="00905853" w:rsidP="00EB7FD8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To apply for rental assistance, </w:t>
      </w:r>
      <w:r w:rsidR="00735A13">
        <w:rPr>
          <w:rFonts w:ascii="Century Schoolbook" w:hAnsi="Century Schoolbook"/>
          <w:sz w:val="24"/>
          <w:szCs w:val="24"/>
        </w:rPr>
        <w:t xml:space="preserve">submit the form on the website below – the form opens Mondays at 9 am. </w:t>
      </w:r>
    </w:p>
    <w:p w14:paraId="5B3A7D5E" w14:textId="2C603516" w:rsidR="00B405E4" w:rsidRDefault="00977C6C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0" w:history="1">
        <w:r w:rsidRPr="00977C6C">
          <w:rPr>
            <w:rStyle w:val="Hyperlink"/>
            <w:rFonts w:ascii="Century Schoolbook" w:hAnsi="Century Schoolbook"/>
            <w:sz w:val="24"/>
            <w:szCs w:val="24"/>
          </w:rPr>
          <w:t>https://csshope.org/what_we_do/programs/family_support.html</w:t>
        </w:r>
      </w:hyperlink>
    </w:p>
    <w:p w14:paraId="631CE9D0" w14:textId="77777777" w:rsidR="00977C6C" w:rsidRPr="00F2646B" w:rsidRDefault="00977C6C" w:rsidP="00977C6C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Society of St Vincent de Paul: </w:t>
      </w:r>
      <w:r w:rsidRPr="0085568F">
        <w:rPr>
          <w:rFonts w:ascii="Century Schoolbook" w:hAnsi="Century Schoolbook"/>
          <w:b/>
          <w:bCs/>
          <w:sz w:val="24"/>
          <w:szCs w:val="24"/>
        </w:rPr>
        <w:t>402-435-7968</w:t>
      </w:r>
    </w:p>
    <w:p w14:paraId="4D840AF5" w14:textId="75FFE5B4" w:rsidR="00F2646B" w:rsidRPr="00F2646B" w:rsidRDefault="00F2646B" w:rsidP="00F2646B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They take calls </w:t>
      </w:r>
      <w:r w:rsidRPr="00F2646B">
        <w:rPr>
          <w:rFonts w:ascii="Century Schoolbook" w:hAnsi="Century Schoolbook"/>
          <w:sz w:val="24"/>
          <w:szCs w:val="24"/>
        </w:rPr>
        <w:t xml:space="preserve">Monday, Tuesday, Thursday, and Friday from 10 am to </w:t>
      </w:r>
      <w:r>
        <w:rPr>
          <w:rFonts w:ascii="Century Schoolbook" w:hAnsi="Century Schoolbook"/>
          <w:sz w:val="24"/>
          <w:szCs w:val="24"/>
        </w:rPr>
        <w:t>12 PM (noon)</w:t>
      </w:r>
      <w:r w:rsidRPr="00F2646B">
        <w:rPr>
          <w:rFonts w:ascii="Century Schoolbook" w:hAnsi="Century Schoolbook"/>
          <w:sz w:val="24"/>
          <w:szCs w:val="24"/>
        </w:rPr>
        <w:t xml:space="preserve"> and on Wednesday from 5:30-7:30 pm</w:t>
      </w:r>
      <w:r>
        <w:rPr>
          <w:rFonts w:ascii="Century Schoolbook" w:hAnsi="Century Schoolbook"/>
          <w:sz w:val="24"/>
          <w:szCs w:val="24"/>
        </w:rPr>
        <w:t>.</w:t>
      </w:r>
    </w:p>
    <w:p w14:paraId="3FE22E74" w14:textId="5C337B82" w:rsidR="00977C6C" w:rsidRDefault="00977C6C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1" w:history="1">
        <w:r w:rsidRPr="00977C6C">
          <w:rPr>
            <w:rStyle w:val="Hyperlink"/>
            <w:rFonts w:ascii="Century Schoolbook" w:hAnsi="Century Schoolbook"/>
            <w:sz w:val="24"/>
            <w:szCs w:val="24"/>
          </w:rPr>
          <w:t>https://www.lincolnsvdpcouncil.org/</w:t>
        </w:r>
      </w:hyperlink>
      <w:r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44823FB2" w14:textId="62EC1F63" w:rsidR="000E797A" w:rsidRPr="006B38B4" w:rsidRDefault="000E797A" w:rsidP="000E797A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Hope House at </w:t>
      </w:r>
      <w:r w:rsidR="00206011">
        <w:rPr>
          <w:rFonts w:ascii="Century Schoolbook" w:hAnsi="Century Schoolbook"/>
          <w:sz w:val="24"/>
          <w:szCs w:val="24"/>
        </w:rPr>
        <w:t>First-Plymouth Church</w:t>
      </w:r>
      <w:r>
        <w:rPr>
          <w:rFonts w:ascii="Century Schoolbook" w:hAnsi="Century Schoolbook"/>
          <w:sz w:val="24"/>
          <w:szCs w:val="24"/>
        </w:rPr>
        <w:t xml:space="preserve">: </w:t>
      </w:r>
      <w:r w:rsidR="00206011" w:rsidRPr="00206011">
        <w:rPr>
          <w:rFonts w:ascii="Century Schoolbook" w:hAnsi="Century Schoolbook"/>
          <w:b/>
          <w:bCs/>
          <w:sz w:val="24"/>
          <w:szCs w:val="24"/>
        </w:rPr>
        <w:t>531-500-5507</w:t>
      </w:r>
    </w:p>
    <w:p w14:paraId="438DF5B2" w14:textId="4B17ED12" w:rsidR="006B38B4" w:rsidRPr="00206011" w:rsidRDefault="006B38B4" w:rsidP="006B38B4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lastRenderedPageBreak/>
        <w:t xml:space="preserve">Open Thursdays 11am-1pm. </w:t>
      </w:r>
      <w:r w:rsidR="00AB1B85">
        <w:rPr>
          <w:rFonts w:ascii="Century Schoolbook" w:hAnsi="Century Schoolbook"/>
          <w:sz w:val="24"/>
          <w:szCs w:val="24"/>
        </w:rPr>
        <w:t xml:space="preserve">2045 E Street (call or stop in). </w:t>
      </w:r>
    </w:p>
    <w:p w14:paraId="7E57B5D7" w14:textId="6BB58355" w:rsidR="00206011" w:rsidRDefault="00206011" w:rsidP="00206011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2" w:history="1">
        <w:r w:rsidRPr="00564CC0">
          <w:rPr>
            <w:rStyle w:val="Hyperlink"/>
            <w:rFonts w:ascii="Century Schoolbook" w:hAnsi="Century Schoolbook"/>
            <w:sz w:val="24"/>
            <w:szCs w:val="24"/>
          </w:rPr>
          <w:t>https://www.firstplymouth.org/hopehouse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16417497" w14:textId="0CEBB3B1" w:rsidR="00977C6C" w:rsidRPr="007F59F6" w:rsidRDefault="00D84FD6" w:rsidP="00977C6C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  <w:highlight w:val="yellow"/>
        </w:rPr>
      </w:pPr>
      <w:r w:rsidRPr="007F59F6">
        <w:rPr>
          <w:rFonts w:ascii="Century Schoolbook" w:hAnsi="Century Schoolbook"/>
          <w:sz w:val="24"/>
          <w:szCs w:val="24"/>
          <w:highlight w:val="yellow"/>
        </w:rPr>
        <w:t>Matt Talbot Kitchen and Outreach</w:t>
      </w:r>
      <w:r w:rsidR="0085568F" w:rsidRPr="007F59F6">
        <w:rPr>
          <w:rFonts w:ascii="Century Schoolbook" w:hAnsi="Century Schoolbook"/>
          <w:sz w:val="24"/>
          <w:szCs w:val="24"/>
          <w:highlight w:val="yellow"/>
        </w:rPr>
        <w:t>:</w:t>
      </w:r>
      <w:r w:rsidR="007E0AD8" w:rsidRPr="007F59F6">
        <w:rPr>
          <w:rFonts w:ascii="Century Schoolbook" w:hAnsi="Century Schoolbook"/>
          <w:sz w:val="24"/>
          <w:szCs w:val="24"/>
          <w:highlight w:val="yellow"/>
        </w:rPr>
        <w:t xml:space="preserve"> (rental assistance and transitional housing)</w:t>
      </w:r>
      <w:r w:rsidR="0085568F" w:rsidRPr="007F59F6">
        <w:rPr>
          <w:rFonts w:ascii="Century Schoolbook" w:hAnsi="Century Schoolbook"/>
          <w:sz w:val="24"/>
          <w:szCs w:val="24"/>
          <w:highlight w:val="yellow"/>
        </w:rPr>
        <w:t xml:space="preserve"> </w:t>
      </w:r>
      <w:r w:rsidR="0085568F" w:rsidRPr="007F59F6">
        <w:rPr>
          <w:rFonts w:ascii="Century Schoolbook" w:hAnsi="Century Schoolbook"/>
          <w:b/>
          <w:bCs/>
          <w:sz w:val="24"/>
          <w:szCs w:val="24"/>
          <w:highlight w:val="yellow"/>
        </w:rPr>
        <w:t>(</w:t>
      </w:r>
      <w:r w:rsidR="00842729" w:rsidRPr="007F59F6">
        <w:rPr>
          <w:rFonts w:ascii="Century Schoolbook" w:hAnsi="Century Schoolbook"/>
          <w:b/>
          <w:bCs/>
          <w:sz w:val="24"/>
          <w:szCs w:val="24"/>
          <w:highlight w:val="yellow"/>
        </w:rPr>
        <w:t>402) 477-4116</w:t>
      </w:r>
    </w:p>
    <w:p w14:paraId="226ECC38" w14:textId="510D1568" w:rsidR="008173E5" w:rsidRPr="00F939E0" w:rsidRDefault="008173E5" w:rsidP="008173E5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3" w:history="1">
        <w:r w:rsidRPr="006D174A">
          <w:rPr>
            <w:rStyle w:val="Hyperlink"/>
            <w:rFonts w:ascii="Century Schoolbook" w:hAnsi="Century Schoolbook"/>
            <w:sz w:val="24"/>
            <w:szCs w:val="24"/>
          </w:rPr>
          <w:t>https://www.mtko.org/housing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58AD0787" w14:textId="591417FA" w:rsidR="00681511" w:rsidRPr="002D21DB" w:rsidRDefault="00681511" w:rsidP="00DA79D0">
      <w:pPr>
        <w:pStyle w:val="ListParagraph"/>
        <w:numPr>
          <w:ilvl w:val="0"/>
          <w:numId w:val="8"/>
        </w:num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Region 5</w:t>
      </w:r>
      <w:r w:rsidR="002D21DB">
        <w:rPr>
          <w:rFonts w:ascii="Century Schoolbook" w:hAnsi="Century Schoolbook"/>
          <w:sz w:val="24"/>
          <w:szCs w:val="24"/>
        </w:rPr>
        <w:t xml:space="preserve"> (Affordable housing and rental assistance):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2D21DB" w:rsidRPr="002D21DB">
        <w:rPr>
          <w:rFonts w:ascii="Century Schoolbook" w:hAnsi="Century Schoolbook"/>
          <w:b/>
          <w:bCs/>
          <w:sz w:val="24"/>
          <w:szCs w:val="24"/>
        </w:rPr>
        <w:t>402.441.4343</w:t>
      </w:r>
    </w:p>
    <w:p w14:paraId="27279721" w14:textId="4C70F747" w:rsidR="00DA79D0" w:rsidRPr="00977C6C" w:rsidRDefault="00681511" w:rsidP="00681511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4" w:history="1">
        <w:r w:rsidRPr="006D174A">
          <w:rPr>
            <w:rStyle w:val="Hyperlink"/>
            <w:rFonts w:ascii="Century Schoolbook" w:hAnsi="Century Schoolbook"/>
            <w:sz w:val="24"/>
            <w:szCs w:val="24"/>
          </w:rPr>
          <w:t>https://region5systems.net/how-we-help/housing/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0F499C92" w14:textId="35FDE441" w:rsidR="0085568F" w:rsidRPr="007F59F6" w:rsidRDefault="0085568F" w:rsidP="0085568F">
      <w:pPr>
        <w:pStyle w:val="ListParagraph"/>
        <w:numPr>
          <w:ilvl w:val="0"/>
          <w:numId w:val="8"/>
        </w:numPr>
        <w:rPr>
          <w:rFonts w:ascii="Century Schoolbook" w:hAnsi="Century Schoolbook"/>
          <w:sz w:val="28"/>
          <w:szCs w:val="28"/>
          <w:highlight w:val="yellow"/>
        </w:rPr>
      </w:pPr>
      <w:r w:rsidRPr="007F59F6">
        <w:rPr>
          <w:rFonts w:ascii="Century Schoolbook" w:hAnsi="Century Schoolbook"/>
          <w:sz w:val="24"/>
          <w:szCs w:val="24"/>
          <w:highlight w:val="yellow"/>
        </w:rPr>
        <w:t xml:space="preserve">Salvation Army: </w:t>
      </w:r>
      <w:r w:rsidRPr="007F59F6">
        <w:rPr>
          <w:rFonts w:ascii="Century Schoolbook" w:hAnsi="Century Schoolbook"/>
          <w:b/>
          <w:bCs/>
          <w:sz w:val="24"/>
          <w:szCs w:val="24"/>
          <w:highlight w:val="yellow"/>
        </w:rPr>
        <w:t>402-474-6263</w:t>
      </w:r>
    </w:p>
    <w:p w14:paraId="0D112D72" w14:textId="7F96EAC3" w:rsidR="0085568F" w:rsidRDefault="0085568F" w:rsidP="0085568F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5" w:history="1">
        <w:r w:rsidRPr="009D06CF">
          <w:rPr>
            <w:rStyle w:val="Hyperlink"/>
            <w:rFonts w:ascii="Century Schoolbook" w:hAnsi="Century Schoolbook"/>
            <w:sz w:val="24"/>
            <w:szCs w:val="24"/>
          </w:rPr>
          <w:t>https://www.salvationarmyusa.org/utility-rent-assistance/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03C5586E" w14:textId="77777777" w:rsidR="00977C6C" w:rsidRPr="00A3200C" w:rsidRDefault="00D84FD6" w:rsidP="00977C6C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  <w:highlight w:val="yellow"/>
        </w:rPr>
      </w:pPr>
      <w:r w:rsidRPr="00A3200C">
        <w:rPr>
          <w:rFonts w:ascii="Century Schoolbook" w:hAnsi="Century Schoolbook"/>
          <w:sz w:val="24"/>
          <w:szCs w:val="24"/>
          <w:highlight w:val="yellow"/>
        </w:rPr>
        <w:t>The Mission (shelter and services)</w:t>
      </w:r>
    </w:p>
    <w:p w14:paraId="70E43C6E" w14:textId="393651CB" w:rsidR="00B405E4" w:rsidRPr="00A3200C" w:rsidRDefault="00977C6C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  <w:highlight w:val="yellow"/>
        </w:rPr>
      </w:pPr>
      <w:hyperlink r:id="rId16" w:history="1">
        <w:r w:rsidRPr="00A3200C">
          <w:rPr>
            <w:rStyle w:val="Hyperlink"/>
            <w:rFonts w:ascii="Century Schoolbook" w:hAnsi="Century Schoolbook"/>
            <w:sz w:val="24"/>
            <w:szCs w:val="24"/>
            <w:highlight w:val="yellow"/>
          </w:rPr>
          <w:t>https://pcmlincoln.org/</w:t>
        </w:r>
      </w:hyperlink>
      <w:r w:rsidR="00D84FD6" w:rsidRPr="00A3200C">
        <w:rPr>
          <w:rFonts w:ascii="Century Schoolbook" w:hAnsi="Century Schoolbook"/>
          <w:sz w:val="24"/>
          <w:szCs w:val="24"/>
          <w:highlight w:val="yellow"/>
        </w:rPr>
        <w:t xml:space="preserve"> </w:t>
      </w:r>
    </w:p>
    <w:p w14:paraId="250BD93C" w14:textId="45CFC992" w:rsidR="00842729" w:rsidRPr="00A3200C" w:rsidRDefault="00842729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b/>
          <w:bCs/>
          <w:sz w:val="24"/>
          <w:szCs w:val="24"/>
          <w:highlight w:val="yellow"/>
        </w:rPr>
      </w:pPr>
      <w:r w:rsidRPr="00A3200C">
        <w:rPr>
          <w:rFonts w:ascii="Century Schoolbook" w:hAnsi="Century Schoolbook"/>
          <w:sz w:val="24"/>
          <w:szCs w:val="24"/>
          <w:highlight w:val="yellow"/>
        </w:rPr>
        <w:t xml:space="preserve">Shelter: </w:t>
      </w:r>
      <w:r w:rsidRPr="00A3200C">
        <w:rPr>
          <w:rFonts w:ascii="Century Schoolbook" w:hAnsi="Century Schoolbook"/>
          <w:b/>
          <w:bCs/>
          <w:sz w:val="24"/>
          <w:szCs w:val="24"/>
          <w:highlight w:val="yellow"/>
        </w:rPr>
        <w:t>402-475-1303</w:t>
      </w:r>
    </w:p>
    <w:p w14:paraId="02F07689" w14:textId="1BB7BFCC" w:rsidR="00842729" w:rsidRPr="00F939E0" w:rsidRDefault="00842729" w:rsidP="00977C6C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 w:rsidRPr="00F939E0">
        <w:rPr>
          <w:rFonts w:ascii="Century Schoolbook" w:hAnsi="Century Schoolbook"/>
          <w:sz w:val="24"/>
          <w:szCs w:val="24"/>
        </w:rPr>
        <w:t xml:space="preserve">Free Clinic: </w:t>
      </w:r>
      <w:r w:rsidRPr="00F939E0">
        <w:rPr>
          <w:rFonts w:ascii="Century Schoolbook" w:hAnsi="Century Schoolbook"/>
          <w:b/>
          <w:bCs/>
          <w:sz w:val="24"/>
          <w:szCs w:val="24"/>
        </w:rPr>
        <w:t>402-817-0980</w:t>
      </w:r>
    </w:p>
    <w:p w14:paraId="1B9813A7" w14:textId="7D9EB52C" w:rsidR="00977C6C" w:rsidRPr="00F939E0" w:rsidRDefault="00842729" w:rsidP="0085568F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 w:rsidRPr="00F939E0">
        <w:rPr>
          <w:rFonts w:ascii="Century Schoolbook" w:hAnsi="Century Schoolbook"/>
          <w:sz w:val="24"/>
          <w:szCs w:val="24"/>
        </w:rPr>
        <w:t xml:space="preserve">Help Center: </w:t>
      </w:r>
      <w:r w:rsidRPr="00F939E0">
        <w:rPr>
          <w:rFonts w:ascii="Century Schoolbook" w:hAnsi="Century Schoolbook"/>
          <w:b/>
          <w:bCs/>
          <w:sz w:val="24"/>
          <w:szCs w:val="24"/>
        </w:rPr>
        <w:t>402-475-6888</w:t>
      </w:r>
    </w:p>
    <w:p w14:paraId="22150676" w14:textId="2FFBAAED" w:rsidR="00CE5A0A" w:rsidRPr="00F939E0" w:rsidRDefault="00CE5A0A" w:rsidP="00CE5A0A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F939E0">
        <w:rPr>
          <w:rFonts w:ascii="Century Schoolbook" w:hAnsi="Century Schoolbook"/>
          <w:sz w:val="24"/>
          <w:szCs w:val="24"/>
        </w:rPr>
        <w:t xml:space="preserve">Lincoln Housing Authority: </w:t>
      </w:r>
      <w:r w:rsidR="0088748D">
        <w:rPr>
          <w:rFonts w:ascii="Century Schoolbook" w:hAnsi="Century Schoolbook"/>
          <w:sz w:val="24"/>
          <w:szCs w:val="24"/>
        </w:rPr>
        <w:t>(</w:t>
      </w:r>
      <w:r w:rsidR="00A51E07">
        <w:rPr>
          <w:rFonts w:ascii="Century Schoolbook" w:hAnsi="Century Schoolbook"/>
          <w:sz w:val="24"/>
          <w:szCs w:val="24"/>
        </w:rPr>
        <w:t xml:space="preserve">apply for Section 8 Voucher or Public Housing Units) </w:t>
      </w:r>
      <w:r w:rsidRPr="000B27A3">
        <w:rPr>
          <w:rFonts w:ascii="Century Schoolbook" w:hAnsi="Century Schoolbook"/>
          <w:b/>
          <w:bCs/>
          <w:sz w:val="24"/>
          <w:szCs w:val="24"/>
        </w:rPr>
        <w:t>402-434-5500</w:t>
      </w:r>
    </w:p>
    <w:p w14:paraId="4FFE6E29" w14:textId="3A297B67" w:rsidR="00CE5A0A" w:rsidRPr="00F939E0" w:rsidRDefault="00CE5A0A" w:rsidP="00CE5A0A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7" w:history="1">
        <w:r w:rsidRPr="00F939E0">
          <w:rPr>
            <w:rStyle w:val="Hyperlink"/>
            <w:rFonts w:ascii="Century Schoolbook" w:hAnsi="Century Schoolbook"/>
            <w:sz w:val="24"/>
            <w:szCs w:val="24"/>
          </w:rPr>
          <w:t>https://www.l-housing.com/</w:t>
        </w:r>
      </w:hyperlink>
    </w:p>
    <w:p w14:paraId="202B8D33" w14:textId="34A23497" w:rsidR="00EB7FD8" w:rsidRDefault="000B27A3" w:rsidP="00EB7FD8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Applications and</w:t>
      </w:r>
      <w:r w:rsidR="00CE5A0A" w:rsidRPr="00F939E0">
        <w:rPr>
          <w:rFonts w:ascii="Century Schoolbook" w:hAnsi="Century Schoolbook"/>
          <w:sz w:val="24"/>
          <w:szCs w:val="24"/>
        </w:rPr>
        <w:t xml:space="preserve"> information about public housing, </w:t>
      </w:r>
      <w:r>
        <w:rPr>
          <w:rFonts w:ascii="Century Schoolbook" w:hAnsi="Century Schoolbook"/>
          <w:sz w:val="24"/>
          <w:szCs w:val="24"/>
        </w:rPr>
        <w:t>S</w:t>
      </w:r>
      <w:r w:rsidR="00CE5A0A" w:rsidRPr="00F939E0">
        <w:rPr>
          <w:rFonts w:ascii="Century Schoolbook" w:hAnsi="Century Schoolbook"/>
          <w:sz w:val="24"/>
          <w:szCs w:val="24"/>
        </w:rPr>
        <w:t xml:space="preserve">ection 8, etc. </w:t>
      </w:r>
    </w:p>
    <w:p w14:paraId="5476A0EE" w14:textId="77777777" w:rsidR="00D03EB2" w:rsidRDefault="00D03EB2" w:rsidP="00D03EB2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8" w:history="1">
        <w:r w:rsidRPr="00F939E0">
          <w:rPr>
            <w:rStyle w:val="Hyperlink"/>
            <w:rFonts w:ascii="Century Schoolbook" w:hAnsi="Century Schoolbook"/>
            <w:sz w:val="24"/>
            <w:szCs w:val="24"/>
          </w:rPr>
          <w:t>Housing and Support Services - Family Service Lincoln</w:t>
        </w:r>
      </w:hyperlink>
      <w:r w:rsidRPr="00F939E0">
        <w:rPr>
          <w:rFonts w:ascii="Century Schoolbook" w:hAnsi="Century Schoolbook"/>
          <w:sz w:val="24"/>
          <w:szCs w:val="24"/>
        </w:rPr>
        <w:t xml:space="preserve"> </w:t>
      </w:r>
    </w:p>
    <w:p w14:paraId="2A848246" w14:textId="77777777" w:rsidR="00AC0DAD" w:rsidRPr="006A23DE" w:rsidRDefault="00AC0DAD" w:rsidP="00AC0DAD">
      <w:pPr>
        <w:pStyle w:val="ListParagraph"/>
        <w:numPr>
          <w:ilvl w:val="0"/>
          <w:numId w:val="8"/>
        </w:numPr>
        <w:rPr>
          <w:rFonts w:ascii="Century Schoolbook" w:hAnsi="Century Schoolbook"/>
          <w:b/>
          <w:bCs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Family Service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977C6C">
        <w:rPr>
          <w:rFonts w:ascii="Century Schoolbook" w:hAnsi="Century Schoolbook"/>
          <w:sz w:val="24"/>
          <w:szCs w:val="24"/>
        </w:rPr>
        <w:t>Lincoln</w:t>
      </w:r>
      <w:r>
        <w:rPr>
          <w:rFonts w:ascii="Century Schoolbook" w:hAnsi="Century Schoolbook"/>
          <w:sz w:val="24"/>
          <w:szCs w:val="24"/>
        </w:rPr>
        <w:t>:</w:t>
      </w:r>
      <w:r w:rsidRPr="00977C6C">
        <w:rPr>
          <w:rFonts w:ascii="Century Schoolbook" w:hAnsi="Century Schoolbook"/>
          <w:sz w:val="24"/>
          <w:szCs w:val="24"/>
        </w:rPr>
        <w:t xml:space="preserve"> </w:t>
      </w:r>
      <w:r w:rsidRPr="0085568F">
        <w:rPr>
          <w:rFonts w:ascii="Century Schoolbook" w:hAnsi="Century Schoolbook"/>
          <w:b/>
          <w:bCs/>
          <w:sz w:val="24"/>
          <w:szCs w:val="24"/>
        </w:rPr>
        <w:t>402-441-7949</w:t>
      </w:r>
      <w:r>
        <w:rPr>
          <w:rFonts w:ascii="Century Schoolbook" w:hAnsi="Century Schoolbook"/>
          <w:b/>
          <w:bCs/>
          <w:sz w:val="24"/>
          <w:szCs w:val="24"/>
        </w:rPr>
        <w:t xml:space="preserve"> </w:t>
      </w:r>
      <w:r w:rsidRPr="00EF101F">
        <w:rPr>
          <w:rFonts w:ascii="Century Schoolbook" w:hAnsi="Century Schoolbook"/>
          <w:sz w:val="24"/>
          <w:szCs w:val="24"/>
        </w:rPr>
        <w:t>(rapid rehousing and supportive housing programs)</w:t>
      </w:r>
    </w:p>
    <w:p w14:paraId="7D7FCA65" w14:textId="271ECEA5" w:rsidR="00AC0DAD" w:rsidRPr="00AC0DAD" w:rsidRDefault="00AC0DAD" w:rsidP="00AC0DAD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19" w:history="1">
        <w:r w:rsidRPr="006A23DE">
          <w:rPr>
            <w:rStyle w:val="Hyperlink"/>
            <w:rFonts w:ascii="Century Schoolbook" w:hAnsi="Century Schoolbook"/>
            <w:sz w:val="24"/>
            <w:szCs w:val="24"/>
          </w:rPr>
          <w:t>https://familyservicelincoln.org/housing-and-support-services/</w:t>
        </w:r>
      </w:hyperlink>
      <w:r w:rsidRPr="006A23DE">
        <w:rPr>
          <w:rFonts w:ascii="Century Schoolbook" w:hAnsi="Century Schoolbook"/>
          <w:sz w:val="24"/>
          <w:szCs w:val="24"/>
        </w:rPr>
        <w:t xml:space="preserve"> </w:t>
      </w:r>
    </w:p>
    <w:p w14:paraId="6608BFDF" w14:textId="77777777" w:rsidR="00D03EB2" w:rsidRPr="00F939E0" w:rsidRDefault="00D03EB2" w:rsidP="00D03EB2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F939E0">
        <w:rPr>
          <w:rFonts w:ascii="Century Schoolbook" w:hAnsi="Century Schoolbook"/>
          <w:sz w:val="24"/>
          <w:szCs w:val="24"/>
        </w:rPr>
        <w:t xml:space="preserve">Family Housing Advisory Services: </w:t>
      </w:r>
      <w:r w:rsidRPr="00F939E0">
        <w:rPr>
          <w:rFonts w:ascii="Century Schoolbook" w:hAnsi="Century Schoolbook"/>
          <w:b/>
          <w:bCs/>
          <w:sz w:val="24"/>
          <w:szCs w:val="24"/>
        </w:rPr>
        <w:t>(402) 934-7921</w:t>
      </w:r>
      <w:r>
        <w:rPr>
          <w:rFonts w:ascii="Century Schoolbook" w:hAnsi="Century Schoolbook"/>
          <w:b/>
          <w:bCs/>
          <w:sz w:val="24"/>
          <w:szCs w:val="24"/>
        </w:rPr>
        <w:t xml:space="preserve"> </w:t>
      </w:r>
      <w:r w:rsidRPr="005D1D73">
        <w:rPr>
          <w:rFonts w:ascii="Century Schoolbook" w:hAnsi="Century Schoolbook"/>
          <w:sz w:val="24"/>
          <w:szCs w:val="24"/>
        </w:rPr>
        <w:t>(h</w:t>
      </w:r>
      <w:r w:rsidRPr="00E5642C">
        <w:rPr>
          <w:rFonts w:ascii="Century Schoolbook" w:hAnsi="Century Schoolbook"/>
          <w:sz w:val="24"/>
          <w:szCs w:val="24"/>
        </w:rPr>
        <w:t>ousing search assistance, etc.)</w:t>
      </w:r>
    </w:p>
    <w:p w14:paraId="72236F6D" w14:textId="7FDE53E3" w:rsidR="00D03EB2" w:rsidRPr="00D03EB2" w:rsidRDefault="00D03EB2" w:rsidP="00D03EB2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0" w:history="1">
        <w:r w:rsidRPr="00F939E0">
          <w:rPr>
            <w:rStyle w:val="Hyperlink"/>
            <w:rFonts w:ascii="Century Schoolbook" w:hAnsi="Century Schoolbook"/>
            <w:sz w:val="24"/>
            <w:szCs w:val="24"/>
          </w:rPr>
          <w:t>https://www.fhasinc.org/tenant-services.html</w:t>
        </w:r>
      </w:hyperlink>
      <w:r w:rsidRPr="00F939E0">
        <w:rPr>
          <w:rFonts w:ascii="Century Schoolbook" w:hAnsi="Century Schoolbook"/>
          <w:sz w:val="24"/>
          <w:szCs w:val="24"/>
        </w:rPr>
        <w:t xml:space="preserve"> </w:t>
      </w:r>
    </w:p>
    <w:p w14:paraId="332FD327" w14:textId="6CAEAF57" w:rsidR="007009B7" w:rsidRPr="007009B7" w:rsidRDefault="007009B7" w:rsidP="007009B7">
      <w:pPr>
        <w:pStyle w:val="ListParagraph"/>
        <w:numPr>
          <w:ilvl w:val="0"/>
          <w:numId w:val="8"/>
        </w:numPr>
        <w:rPr>
          <w:rFonts w:ascii="Century Schoolbook" w:hAnsi="Century Schoolbook"/>
          <w:b/>
          <w:bCs/>
          <w:sz w:val="24"/>
          <w:szCs w:val="24"/>
        </w:rPr>
      </w:pPr>
      <w:r w:rsidRPr="00994002">
        <w:rPr>
          <w:rFonts w:ascii="Century Schoolbook" w:hAnsi="Century Schoolbook"/>
          <w:sz w:val="24"/>
          <w:szCs w:val="24"/>
        </w:rPr>
        <w:t>Aging Partners (case</w:t>
      </w:r>
      <w:r>
        <w:rPr>
          <w:rFonts w:ascii="Century Schoolbook" w:hAnsi="Century Schoolbook"/>
          <w:sz w:val="24"/>
          <w:szCs w:val="24"/>
        </w:rPr>
        <w:t xml:space="preserve"> management, services, etc. for elderly) </w:t>
      </w:r>
      <w:r w:rsidRPr="007009B7">
        <w:rPr>
          <w:rFonts w:ascii="Century Schoolbook" w:hAnsi="Century Schoolbook"/>
          <w:b/>
          <w:bCs/>
          <w:sz w:val="24"/>
          <w:szCs w:val="24"/>
        </w:rPr>
        <w:t>402-441-7070</w:t>
      </w:r>
    </w:p>
    <w:p w14:paraId="260364F3" w14:textId="519CE543" w:rsidR="00DA5983" w:rsidRDefault="007009B7" w:rsidP="00A623E3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1" w:history="1">
        <w:r w:rsidRPr="00DD11A7">
          <w:rPr>
            <w:rStyle w:val="Hyperlink"/>
            <w:rFonts w:ascii="Century Schoolbook" w:hAnsi="Century Schoolbook"/>
            <w:sz w:val="24"/>
            <w:szCs w:val="24"/>
          </w:rPr>
          <w:t>https://www.lincoln.ne.gov/City/Departments/Aging-Partners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4283FDA6" w14:textId="77777777" w:rsidR="001F72FB" w:rsidRPr="00977C6C" w:rsidRDefault="001F72FB" w:rsidP="001F72FB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Nebraska </w:t>
      </w:r>
      <w:proofErr w:type="spellStart"/>
      <w:r w:rsidRPr="00977C6C">
        <w:rPr>
          <w:rFonts w:ascii="Century Schoolbook" w:hAnsi="Century Schoolbook"/>
          <w:sz w:val="24"/>
          <w:szCs w:val="24"/>
        </w:rPr>
        <w:t>Dep't</w:t>
      </w:r>
      <w:proofErr w:type="spellEnd"/>
      <w:r w:rsidRPr="00977C6C">
        <w:rPr>
          <w:rFonts w:ascii="Century Schoolbook" w:hAnsi="Century Schoolbook"/>
          <w:sz w:val="24"/>
          <w:szCs w:val="24"/>
        </w:rPr>
        <w:t xml:space="preserve"> of Health and Human Services: </w:t>
      </w:r>
      <w:r w:rsidRPr="0085568F">
        <w:rPr>
          <w:rFonts w:ascii="Century Schoolbook" w:hAnsi="Century Schoolbook"/>
          <w:b/>
          <w:bCs/>
          <w:sz w:val="24"/>
          <w:szCs w:val="24"/>
        </w:rPr>
        <w:t>(402) 471-3121</w:t>
      </w:r>
    </w:p>
    <w:p w14:paraId="660AAC61" w14:textId="5FD15853" w:rsidR="001F72FB" w:rsidRPr="007E5759" w:rsidRDefault="001F72FB" w:rsidP="001F72FB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2" w:history="1">
        <w:r w:rsidRPr="00977C6C">
          <w:rPr>
            <w:rStyle w:val="Hyperlink"/>
            <w:rFonts w:ascii="Century Schoolbook" w:hAnsi="Century Schoolbook"/>
            <w:sz w:val="24"/>
            <w:szCs w:val="24"/>
          </w:rPr>
          <w:t>https://dhhs.ne.gov/Pages/Homeless-Assistance.aspx</w:t>
        </w:r>
      </w:hyperlink>
    </w:p>
    <w:p w14:paraId="5A664781" w14:textId="77777777" w:rsidR="007E5759" w:rsidRPr="00977C6C" w:rsidRDefault="007E5759" w:rsidP="007E5759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Center for People: </w:t>
      </w:r>
      <w:r w:rsidRPr="0085568F">
        <w:rPr>
          <w:rFonts w:ascii="Century Schoolbook" w:hAnsi="Century Schoolbook"/>
          <w:b/>
          <w:bCs/>
          <w:sz w:val="24"/>
          <w:szCs w:val="24"/>
        </w:rPr>
        <w:t>402.476.4357</w:t>
      </w:r>
    </w:p>
    <w:p w14:paraId="158AD6FB" w14:textId="4520DE8C" w:rsidR="00AC0DAD" w:rsidRPr="00D2728E" w:rsidRDefault="007E5759" w:rsidP="00D2728E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3" w:history="1">
        <w:r w:rsidRPr="00977C6C">
          <w:rPr>
            <w:rStyle w:val="Hyperlink"/>
            <w:rFonts w:ascii="Century Schoolbook" w:hAnsi="Century Schoolbook"/>
            <w:sz w:val="24"/>
            <w:szCs w:val="24"/>
          </w:rPr>
          <w:t>https://centerforpeople.org/</w:t>
        </w:r>
      </w:hyperlink>
    </w:p>
    <w:p w14:paraId="19262A77" w14:textId="74950FC4" w:rsidR="001F5907" w:rsidRPr="008008B6" w:rsidRDefault="008008B6" w:rsidP="002E16AD">
      <w:pPr>
        <w:pStyle w:val="Heading1"/>
      </w:pPr>
      <w:r>
        <w:t>Youth Services</w:t>
      </w:r>
      <w:r w:rsidR="000E66BA">
        <w:t>/Parents</w:t>
      </w:r>
    </w:p>
    <w:p w14:paraId="78B6F008" w14:textId="2C4ECA52" w:rsidR="00662F98" w:rsidRDefault="00662F98" w:rsidP="001F5907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 w:rsidRPr="00662F98">
        <w:rPr>
          <w:rFonts w:ascii="Century Schoolbook" w:hAnsi="Century Schoolbook"/>
          <w:sz w:val="24"/>
          <w:szCs w:val="24"/>
        </w:rPr>
        <w:t xml:space="preserve">If </w:t>
      </w:r>
      <w:r w:rsidR="001E0659">
        <w:rPr>
          <w:rFonts w:ascii="Century Schoolbook" w:hAnsi="Century Schoolbook"/>
          <w:sz w:val="24"/>
          <w:szCs w:val="24"/>
        </w:rPr>
        <w:t>your</w:t>
      </w:r>
      <w:r w:rsidRPr="00662F98">
        <w:rPr>
          <w:rFonts w:ascii="Century Schoolbook" w:hAnsi="Century Schoolbook"/>
          <w:sz w:val="24"/>
          <w:szCs w:val="24"/>
        </w:rPr>
        <w:t xml:space="preserve"> child is enrolled </w:t>
      </w:r>
      <w:r w:rsidR="001E0659">
        <w:rPr>
          <w:rFonts w:ascii="Century Schoolbook" w:hAnsi="Century Schoolbook"/>
          <w:sz w:val="24"/>
          <w:szCs w:val="24"/>
        </w:rPr>
        <w:t xml:space="preserve">in Lincoln Public </w:t>
      </w:r>
      <w:r w:rsidR="006A23DE">
        <w:rPr>
          <w:rFonts w:ascii="Century Schoolbook" w:hAnsi="Century Schoolbook"/>
          <w:sz w:val="24"/>
          <w:szCs w:val="24"/>
        </w:rPr>
        <w:t>Schools,</w:t>
      </w:r>
      <w:r w:rsidRPr="00662F98">
        <w:rPr>
          <w:rFonts w:ascii="Century Schoolbook" w:hAnsi="Century Schoolbook"/>
          <w:sz w:val="24"/>
          <w:szCs w:val="24"/>
        </w:rPr>
        <w:t xml:space="preserve"> </w:t>
      </w:r>
      <w:r w:rsidR="003B33A7">
        <w:rPr>
          <w:rFonts w:ascii="Century Schoolbook" w:hAnsi="Century Schoolbook"/>
          <w:sz w:val="24"/>
          <w:szCs w:val="24"/>
        </w:rPr>
        <w:t xml:space="preserve">you may be eligible for </w:t>
      </w:r>
      <w:r w:rsidR="00385AD3">
        <w:rPr>
          <w:rFonts w:ascii="Century Schoolbook" w:hAnsi="Century Schoolbook"/>
          <w:sz w:val="24"/>
          <w:szCs w:val="24"/>
        </w:rPr>
        <w:t>at least</w:t>
      </w:r>
      <w:r w:rsidR="003B33A7">
        <w:rPr>
          <w:rFonts w:ascii="Century Schoolbook" w:hAnsi="Century Schoolbook"/>
          <w:sz w:val="24"/>
          <w:szCs w:val="24"/>
        </w:rPr>
        <w:t xml:space="preserve"> $200 in assistance</w:t>
      </w:r>
      <w:r>
        <w:rPr>
          <w:rFonts w:ascii="Century Schoolbook" w:hAnsi="Century Schoolbook"/>
          <w:sz w:val="24"/>
          <w:szCs w:val="24"/>
        </w:rPr>
        <w:t xml:space="preserve">: </w:t>
      </w:r>
      <w:r w:rsidR="003B33A7" w:rsidRPr="001E0659">
        <w:rPr>
          <w:rFonts w:ascii="Century Schoolbook" w:hAnsi="Century Schoolbook"/>
          <w:b/>
          <w:bCs/>
          <w:sz w:val="24"/>
          <w:szCs w:val="24"/>
        </w:rPr>
        <w:t>402-436-1963</w:t>
      </w:r>
    </w:p>
    <w:p w14:paraId="561E9E9B" w14:textId="7E082029" w:rsidR="003B33A7" w:rsidRPr="00662F98" w:rsidRDefault="001E0659" w:rsidP="003B33A7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4" w:history="1">
        <w:r w:rsidRPr="00590D9D">
          <w:rPr>
            <w:rStyle w:val="Hyperlink"/>
            <w:rFonts w:ascii="Century Schoolbook" w:hAnsi="Century Schoolbook"/>
            <w:sz w:val="24"/>
            <w:szCs w:val="24"/>
          </w:rPr>
          <w:t>https://home.lps.org/federal/homeless-education/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3AF391ED" w14:textId="09901D0B" w:rsidR="001F5907" w:rsidRDefault="001F5907" w:rsidP="001F5907">
      <w:pPr>
        <w:pStyle w:val="ListParagraph"/>
        <w:numPr>
          <w:ilvl w:val="0"/>
          <w:numId w:val="8"/>
        </w:numPr>
        <w:rPr>
          <w:rFonts w:ascii="Century Schoolbook" w:hAnsi="Century Schoolbook"/>
          <w:b/>
          <w:bCs/>
          <w:sz w:val="24"/>
          <w:szCs w:val="24"/>
        </w:rPr>
      </w:pPr>
      <w:r w:rsidRPr="00F939E0">
        <w:rPr>
          <w:rFonts w:ascii="Century Schoolbook" w:hAnsi="Century Schoolbook"/>
          <w:sz w:val="24"/>
          <w:szCs w:val="24"/>
        </w:rPr>
        <w:t>CEDARS (resources</w:t>
      </w:r>
      <w:r>
        <w:rPr>
          <w:rFonts w:ascii="Century Schoolbook" w:hAnsi="Century Schoolbook"/>
          <w:sz w:val="24"/>
          <w:szCs w:val="24"/>
        </w:rPr>
        <w:t xml:space="preserve">, support, etc. for families and children): </w:t>
      </w:r>
      <w:r w:rsidRPr="00EB7FD8">
        <w:rPr>
          <w:rFonts w:ascii="Century Schoolbook" w:hAnsi="Century Schoolbook"/>
          <w:b/>
          <w:bCs/>
          <w:sz w:val="24"/>
          <w:szCs w:val="24"/>
        </w:rPr>
        <w:t>402-434-5437</w:t>
      </w:r>
    </w:p>
    <w:p w14:paraId="36D30551" w14:textId="3718F83E" w:rsidR="001F5907" w:rsidRDefault="001F5907" w:rsidP="001F5907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5" w:history="1">
        <w:r w:rsidRPr="00EB7FD8">
          <w:rPr>
            <w:rStyle w:val="Hyperlink"/>
            <w:rFonts w:ascii="Century Schoolbook" w:hAnsi="Century Schoolbook"/>
            <w:sz w:val="24"/>
            <w:szCs w:val="24"/>
          </w:rPr>
          <w:t>https://www.cedarskids.org/who-we-help</w:t>
        </w:r>
      </w:hyperlink>
      <w:r w:rsidRPr="00EB7FD8">
        <w:rPr>
          <w:rFonts w:ascii="Century Schoolbook" w:hAnsi="Century Schoolbook"/>
          <w:sz w:val="24"/>
          <w:szCs w:val="24"/>
        </w:rPr>
        <w:t xml:space="preserve"> </w:t>
      </w:r>
    </w:p>
    <w:p w14:paraId="407B545F" w14:textId="5A45FEA1" w:rsidR="003340D4" w:rsidRDefault="006D2E17" w:rsidP="001F5907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The HUB (</w:t>
      </w:r>
      <w:r w:rsidR="0004313E">
        <w:rPr>
          <w:rFonts w:ascii="Century Schoolbook" w:hAnsi="Century Schoolbook"/>
          <w:sz w:val="24"/>
          <w:szCs w:val="24"/>
        </w:rPr>
        <w:t xml:space="preserve">Central Access Navigator - </w:t>
      </w:r>
      <w:r w:rsidR="003340D4">
        <w:rPr>
          <w:rFonts w:ascii="Century Schoolbook" w:hAnsi="Century Schoolbook"/>
          <w:sz w:val="24"/>
          <w:szCs w:val="24"/>
        </w:rPr>
        <w:t>resource navigation</w:t>
      </w:r>
      <w:r w:rsidR="0004313E">
        <w:rPr>
          <w:rFonts w:ascii="Century Schoolbook" w:hAnsi="Century Schoolbook"/>
          <w:sz w:val="24"/>
          <w:szCs w:val="24"/>
        </w:rPr>
        <w:t xml:space="preserve"> for young people</w:t>
      </w:r>
      <w:r w:rsidR="003340D4">
        <w:rPr>
          <w:rFonts w:ascii="Century Schoolbook" w:hAnsi="Century Schoolbook"/>
          <w:sz w:val="24"/>
          <w:szCs w:val="24"/>
        </w:rPr>
        <w:t>)</w:t>
      </w:r>
      <w:r w:rsidR="003526DD">
        <w:rPr>
          <w:rFonts w:ascii="Century Schoolbook" w:hAnsi="Century Schoolbook"/>
          <w:sz w:val="24"/>
          <w:szCs w:val="24"/>
        </w:rPr>
        <w:t xml:space="preserve"> </w:t>
      </w:r>
      <w:r w:rsidR="003340D4" w:rsidRPr="003340D4">
        <w:rPr>
          <w:rFonts w:ascii="Century Schoolbook" w:hAnsi="Century Schoolbook"/>
          <w:b/>
          <w:bCs/>
          <w:sz w:val="24"/>
          <w:szCs w:val="24"/>
        </w:rPr>
        <w:t>402-580-9247</w:t>
      </w:r>
    </w:p>
    <w:p w14:paraId="0E9FA1EA" w14:textId="10D79FD1" w:rsidR="003340D4" w:rsidRDefault="0004313E" w:rsidP="003340D4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6" w:history="1">
        <w:r w:rsidRPr="006D174A">
          <w:rPr>
            <w:rStyle w:val="Hyperlink"/>
            <w:rFonts w:ascii="Century Schoolbook" w:hAnsi="Century Schoolbook"/>
            <w:sz w:val="24"/>
            <w:szCs w:val="24"/>
          </w:rPr>
          <w:t>https://www.hublincoln.org/empowerment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75FCA446" w14:textId="1D8A74E7" w:rsidR="001F5907" w:rsidRDefault="003340D4" w:rsidP="001F5907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The HUB (</w:t>
      </w:r>
      <w:r w:rsidR="00260111" w:rsidRPr="00260111">
        <w:rPr>
          <w:rFonts w:ascii="Century Schoolbook" w:hAnsi="Century Schoolbook"/>
          <w:sz w:val="24"/>
          <w:szCs w:val="24"/>
        </w:rPr>
        <w:t xml:space="preserve">Youth Homelessness Demonstration Program </w:t>
      </w:r>
      <w:r w:rsidR="001C5E59">
        <w:rPr>
          <w:rFonts w:ascii="Century Schoolbook" w:hAnsi="Century Schoolbook"/>
          <w:sz w:val="24"/>
          <w:szCs w:val="24"/>
        </w:rPr>
        <w:t xml:space="preserve">– must be 24 </w:t>
      </w:r>
      <w:r w:rsidR="00260111" w:rsidRPr="00260111">
        <w:rPr>
          <w:rFonts w:ascii="Century Schoolbook" w:hAnsi="Century Schoolbook"/>
          <w:sz w:val="24"/>
          <w:szCs w:val="24"/>
        </w:rPr>
        <w:t>years old or younge</w:t>
      </w:r>
      <w:r w:rsidR="00260111">
        <w:rPr>
          <w:rFonts w:ascii="Century Schoolbook" w:hAnsi="Century Schoolbook"/>
          <w:sz w:val="24"/>
          <w:szCs w:val="24"/>
        </w:rPr>
        <w:t>r)</w:t>
      </w:r>
      <w:r w:rsidR="00440C61">
        <w:rPr>
          <w:rFonts w:ascii="Century Schoolbook" w:hAnsi="Century Schoolbook"/>
          <w:sz w:val="24"/>
          <w:szCs w:val="24"/>
        </w:rPr>
        <w:t xml:space="preserve"> (</w:t>
      </w:r>
      <w:r w:rsidR="00440C61" w:rsidRPr="00440C61">
        <w:rPr>
          <w:rFonts w:ascii="Century Schoolbook" w:hAnsi="Century Schoolbook"/>
          <w:b/>
          <w:bCs/>
          <w:sz w:val="24"/>
          <w:szCs w:val="24"/>
        </w:rPr>
        <w:t>402) 471-8526</w:t>
      </w:r>
    </w:p>
    <w:p w14:paraId="11FE49CA" w14:textId="3EE6A8E1" w:rsidR="00260111" w:rsidRDefault="00260111" w:rsidP="00260111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hyperlink r:id="rId27" w:history="1">
        <w:r w:rsidRPr="006D174A">
          <w:rPr>
            <w:rStyle w:val="Hyperlink"/>
            <w:rFonts w:ascii="Century Schoolbook" w:hAnsi="Century Schoolbook"/>
            <w:sz w:val="24"/>
            <w:szCs w:val="24"/>
          </w:rPr>
          <w:t>https://www.hublincoln.org/empowerment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057EE80F" w14:textId="77777777" w:rsidR="00B0353F" w:rsidRPr="00B0353F" w:rsidRDefault="00F53135" w:rsidP="00F53135">
      <w:pPr>
        <w:pStyle w:val="ListParagraph"/>
        <w:numPr>
          <w:ilvl w:val="0"/>
          <w:numId w:val="8"/>
        </w:numPr>
        <w:rPr>
          <w:rFonts w:ascii="Century Schoolbook" w:hAnsi="Century Schoolbook"/>
          <w:sz w:val="24"/>
          <w:szCs w:val="24"/>
        </w:rPr>
      </w:pPr>
      <w:proofErr w:type="spellStart"/>
      <w:r w:rsidRPr="00936206">
        <w:rPr>
          <w:rFonts w:ascii="Century Schoolbook" w:hAnsi="Century Schoolbook"/>
          <w:sz w:val="24"/>
          <w:szCs w:val="24"/>
        </w:rPr>
        <w:t>CenterPointe</w:t>
      </w:r>
      <w:proofErr w:type="spellEnd"/>
      <w:r w:rsidR="00B0353F">
        <w:rPr>
          <w:rFonts w:ascii="Century Schoolbook" w:hAnsi="Century Schoolbook"/>
          <w:sz w:val="24"/>
          <w:szCs w:val="24"/>
        </w:rPr>
        <w:t xml:space="preserve"> – </w:t>
      </w:r>
      <w:proofErr w:type="spellStart"/>
      <w:r w:rsidRPr="00F53135">
        <w:rPr>
          <w:rFonts w:ascii="Century Schoolbook" w:hAnsi="Century Schoolbook"/>
          <w:sz w:val="24"/>
          <w:szCs w:val="24"/>
        </w:rPr>
        <w:t>SquareOne</w:t>
      </w:r>
      <w:proofErr w:type="spellEnd"/>
      <w:r w:rsidR="00B0353F">
        <w:rPr>
          <w:rFonts w:ascii="Century Schoolbook" w:hAnsi="Century Schoolbook"/>
          <w:sz w:val="24"/>
          <w:szCs w:val="24"/>
        </w:rPr>
        <w:t xml:space="preserve"> (</w:t>
      </w:r>
      <w:r w:rsidRPr="00F53135">
        <w:rPr>
          <w:rFonts w:ascii="Century Schoolbook" w:hAnsi="Century Schoolbook"/>
          <w:sz w:val="24"/>
          <w:szCs w:val="24"/>
        </w:rPr>
        <w:t>24/7 crisis services for children and youth up to age 19</w:t>
      </w:r>
      <w:r w:rsidR="00B0353F">
        <w:rPr>
          <w:rFonts w:ascii="Century Schoolbook" w:hAnsi="Century Schoolbook"/>
          <w:sz w:val="24"/>
          <w:szCs w:val="24"/>
        </w:rPr>
        <w:t xml:space="preserve"> a</w:t>
      </w:r>
      <w:r w:rsidRPr="00F53135">
        <w:rPr>
          <w:rFonts w:ascii="Century Schoolbook" w:hAnsi="Century Schoolbook"/>
          <w:sz w:val="24"/>
          <w:szCs w:val="24"/>
        </w:rPr>
        <w:t>nd their parents/caregivers.</w:t>
      </w:r>
      <w:r w:rsidR="00B0353F">
        <w:rPr>
          <w:rFonts w:ascii="Century Schoolbook" w:hAnsi="Century Schoolbook"/>
          <w:sz w:val="24"/>
          <w:szCs w:val="24"/>
        </w:rPr>
        <w:t xml:space="preserve">) </w:t>
      </w:r>
      <w:r w:rsidRPr="00B0353F">
        <w:rPr>
          <w:rFonts w:ascii="Century Schoolbook" w:hAnsi="Century Schoolbook"/>
          <w:b/>
          <w:bCs/>
          <w:sz w:val="24"/>
          <w:szCs w:val="24"/>
        </w:rPr>
        <w:t xml:space="preserve">402-899-8608 </w:t>
      </w:r>
    </w:p>
    <w:p w14:paraId="74E9058D" w14:textId="120EBC66" w:rsidR="00F53135" w:rsidRPr="001F5907" w:rsidRDefault="00F53135" w:rsidP="00B0353F">
      <w:pPr>
        <w:pStyle w:val="ListParagraph"/>
        <w:numPr>
          <w:ilvl w:val="1"/>
          <w:numId w:val="8"/>
        </w:numPr>
        <w:rPr>
          <w:rFonts w:ascii="Century Schoolbook" w:hAnsi="Century Schoolbook"/>
          <w:sz w:val="24"/>
          <w:szCs w:val="24"/>
        </w:rPr>
      </w:pPr>
      <w:r w:rsidRPr="00F53135">
        <w:rPr>
          <w:rFonts w:ascii="Century Schoolbook" w:hAnsi="Century Schoolbook"/>
          <w:sz w:val="24"/>
          <w:szCs w:val="24"/>
        </w:rPr>
        <w:t>or email</w:t>
      </w:r>
      <w:r w:rsidR="00B0353F">
        <w:rPr>
          <w:rFonts w:ascii="Century Schoolbook" w:hAnsi="Century Schoolbook"/>
          <w:sz w:val="24"/>
          <w:szCs w:val="24"/>
        </w:rPr>
        <w:t xml:space="preserve"> </w:t>
      </w:r>
      <w:hyperlink r:id="rId28" w:history="1">
        <w:r w:rsidR="00B0353F" w:rsidRPr="006D174A">
          <w:rPr>
            <w:rStyle w:val="Hyperlink"/>
            <w:rFonts w:ascii="Century Schoolbook" w:hAnsi="Century Schoolbook"/>
            <w:sz w:val="24"/>
            <w:szCs w:val="24"/>
          </w:rPr>
          <w:t>youthcrisis@centerpointe.org</w:t>
        </w:r>
      </w:hyperlink>
      <w:r w:rsidR="00B0353F">
        <w:rPr>
          <w:rFonts w:ascii="Century Schoolbook" w:hAnsi="Century Schoolbook"/>
          <w:sz w:val="24"/>
          <w:szCs w:val="24"/>
        </w:rPr>
        <w:t xml:space="preserve"> </w:t>
      </w:r>
    </w:p>
    <w:p w14:paraId="08AD8C30" w14:textId="040A381B" w:rsidR="00D40DB4" w:rsidRPr="00FB4C42" w:rsidRDefault="00511F6D" w:rsidP="002E16AD">
      <w:pPr>
        <w:pStyle w:val="Heading1"/>
      </w:pPr>
      <w:r w:rsidRPr="00FB4C42">
        <w:t xml:space="preserve">Help with </w:t>
      </w:r>
      <w:r w:rsidR="00D40DB4" w:rsidRPr="00FB4C42">
        <w:t>Utilit</w:t>
      </w:r>
      <w:r w:rsidRPr="00FB4C42">
        <w:t>y Bills</w:t>
      </w:r>
      <w:r w:rsidR="00A73B3D" w:rsidRPr="00FB4C42">
        <w:t xml:space="preserve"> Only</w:t>
      </w:r>
      <w:r w:rsidR="00DA25D6" w:rsidRPr="00FB4C42">
        <w:t>:</w:t>
      </w:r>
    </w:p>
    <w:p w14:paraId="6257C5AB" w14:textId="254EB510" w:rsidR="00DA25D6" w:rsidRPr="00B0176D" w:rsidRDefault="00DA25D6" w:rsidP="00DA25D6">
      <w:pPr>
        <w:pStyle w:val="ListParagraph"/>
        <w:numPr>
          <w:ilvl w:val="0"/>
          <w:numId w:val="11"/>
        </w:numPr>
        <w:rPr>
          <w:rFonts w:ascii="Century Schoolbook" w:hAnsi="Century Schoolbook"/>
          <w:i/>
          <w:iCs/>
          <w:sz w:val="24"/>
          <w:szCs w:val="24"/>
        </w:rPr>
      </w:pPr>
      <w:r w:rsidRPr="00DA25D6">
        <w:rPr>
          <w:rFonts w:ascii="Century Schoolbook" w:hAnsi="Century Schoolbook"/>
          <w:sz w:val="24"/>
          <w:szCs w:val="24"/>
        </w:rPr>
        <w:t>DHHS – Low Income Home Energy Assistance (LIHEAP)</w:t>
      </w:r>
    </w:p>
    <w:p w14:paraId="1135ABFC" w14:textId="4B4085E0" w:rsidR="00B0176D" w:rsidRDefault="00B0176D" w:rsidP="00B0176D">
      <w:pPr>
        <w:pStyle w:val="ListParagraph"/>
        <w:numPr>
          <w:ilvl w:val="1"/>
          <w:numId w:val="11"/>
        </w:numPr>
        <w:rPr>
          <w:rFonts w:ascii="Century Schoolbook" w:hAnsi="Century Schoolbook"/>
          <w:i/>
          <w:iCs/>
          <w:sz w:val="24"/>
          <w:szCs w:val="24"/>
        </w:rPr>
      </w:pPr>
      <w:hyperlink r:id="rId29" w:history="1">
        <w:r w:rsidRPr="00B07D6E">
          <w:rPr>
            <w:rStyle w:val="Hyperlink"/>
            <w:rFonts w:ascii="Century Schoolbook" w:hAnsi="Century Schoolbook"/>
            <w:i/>
            <w:iCs/>
            <w:sz w:val="24"/>
            <w:szCs w:val="24"/>
          </w:rPr>
          <w:t>https://dhhs.ne.gov/pages/energy-assistance.aspx</w:t>
        </w:r>
      </w:hyperlink>
      <w:r>
        <w:rPr>
          <w:rFonts w:ascii="Century Schoolbook" w:hAnsi="Century Schoolbook"/>
          <w:i/>
          <w:iCs/>
          <w:sz w:val="24"/>
          <w:szCs w:val="24"/>
        </w:rPr>
        <w:t xml:space="preserve"> </w:t>
      </w:r>
    </w:p>
    <w:p w14:paraId="3E7D1BD2" w14:textId="5F8AB3D9" w:rsidR="00B0176D" w:rsidRDefault="00B0176D" w:rsidP="00B0176D">
      <w:pPr>
        <w:pStyle w:val="ListParagraph"/>
        <w:numPr>
          <w:ilvl w:val="0"/>
          <w:numId w:val="11"/>
        </w:numPr>
        <w:rPr>
          <w:rFonts w:ascii="Century Schoolbook" w:hAnsi="Century Schoolbook"/>
          <w:sz w:val="24"/>
          <w:szCs w:val="24"/>
        </w:rPr>
      </w:pPr>
      <w:r w:rsidRPr="00B0176D">
        <w:rPr>
          <w:rFonts w:ascii="Century Schoolbook" w:hAnsi="Century Schoolbook"/>
          <w:sz w:val="24"/>
          <w:szCs w:val="24"/>
        </w:rPr>
        <w:t xml:space="preserve">Salvation Army </w:t>
      </w:r>
      <w:r>
        <w:rPr>
          <w:rFonts w:ascii="Century Schoolbook" w:hAnsi="Century Schoolbook"/>
          <w:sz w:val="24"/>
          <w:szCs w:val="24"/>
        </w:rPr>
        <w:t>–</w:t>
      </w:r>
      <w:r w:rsidRPr="00B0176D"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sz w:val="24"/>
          <w:szCs w:val="24"/>
        </w:rPr>
        <w:t>“</w:t>
      </w:r>
      <w:proofErr w:type="spellStart"/>
      <w:r w:rsidRPr="00B0176D">
        <w:rPr>
          <w:rFonts w:ascii="Century Schoolbook" w:hAnsi="Century Schoolbook"/>
          <w:sz w:val="24"/>
          <w:szCs w:val="24"/>
        </w:rPr>
        <w:t>Heatshare</w:t>
      </w:r>
      <w:proofErr w:type="spellEnd"/>
      <w:r>
        <w:rPr>
          <w:rFonts w:ascii="Century Schoolbook" w:hAnsi="Century Schoolbook"/>
          <w:sz w:val="24"/>
          <w:szCs w:val="24"/>
        </w:rPr>
        <w:t>”</w:t>
      </w:r>
      <w:r w:rsidR="00511F6D">
        <w:rPr>
          <w:rFonts w:ascii="Century Schoolbook" w:hAnsi="Century Schoolbook"/>
          <w:sz w:val="24"/>
          <w:szCs w:val="24"/>
        </w:rPr>
        <w:t xml:space="preserve"> </w:t>
      </w:r>
      <w:r w:rsidR="00511F6D" w:rsidRPr="00511F6D">
        <w:rPr>
          <w:rFonts w:ascii="Century Schoolbook" w:hAnsi="Century Schoolbook"/>
          <w:b/>
          <w:bCs/>
          <w:sz w:val="24"/>
          <w:szCs w:val="24"/>
        </w:rPr>
        <w:t>402-898-5966</w:t>
      </w:r>
    </w:p>
    <w:p w14:paraId="5250214D" w14:textId="35E00498" w:rsidR="00B0176D" w:rsidRPr="00B0176D" w:rsidRDefault="00511F6D" w:rsidP="00B0176D">
      <w:pPr>
        <w:pStyle w:val="ListParagraph"/>
        <w:numPr>
          <w:ilvl w:val="1"/>
          <w:numId w:val="11"/>
        </w:numPr>
        <w:rPr>
          <w:rFonts w:ascii="Century Schoolbook" w:hAnsi="Century Schoolbook"/>
          <w:sz w:val="24"/>
          <w:szCs w:val="24"/>
        </w:rPr>
      </w:pPr>
      <w:hyperlink r:id="rId30" w:history="1">
        <w:r w:rsidRPr="00B07D6E">
          <w:rPr>
            <w:rStyle w:val="Hyperlink"/>
            <w:rFonts w:ascii="Century Schoolbook" w:hAnsi="Century Schoolbook"/>
            <w:sz w:val="24"/>
            <w:szCs w:val="24"/>
          </w:rPr>
          <w:t>https://www.salvationarmyusa.org/usa-central-territory/western/heatshare/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4049C298" w14:textId="40AEBC7E" w:rsidR="00B405E4" w:rsidRPr="00FB4C42" w:rsidRDefault="00C63DC1" w:rsidP="002E16AD">
      <w:pPr>
        <w:pStyle w:val="Heading1"/>
      </w:pPr>
      <w:r w:rsidRPr="00FB4C42">
        <w:t xml:space="preserve">For People with </w:t>
      </w:r>
      <w:r w:rsidR="00A623E3" w:rsidRPr="00FB4C42">
        <w:t>Disability</w:t>
      </w:r>
      <w:r w:rsidR="008C2B26" w:rsidRPr="00FB4C42">
        <w:t>/Health Issues</w:t>
      </w:r>
      <w:r w:rsidR="00A623E3" w:rsidRPr="00FB4C42">
        <w:t>:</w:t>
      </w:r>
    </w:p>
    <w:p w14:paraId="11E41B42" w14:textId="686B9FCE" w:rsidR="006D67E5" w:rsidRPr="00977C6C" w:rsidRDefault="00D84FD6" w:rsidP="00977C6C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League of Human Dignity (</w:t>
      </w:r>
      <w:r w:rsidR="00DA5983">
        <w:rPr>
          <w:rFonts w:ascii="Century Schoolbook" w:hAnsi="Century Schoolbook"/>
          <w:sz w:val="24"/>
          <w:szCs w:val="24"/>
        </w:rPr>
        <w:t>case management services</w:t>
      </w:r>
      <w:r w:rsidR="00BE79ED">
        <w:rPr>
          <w:rFonts w:ascii="Century Schoolbook" w:hAnsi="Century Schoolbook"/>
          <w:sz w:val="24"/>
          <w:szCs w:val="24"/>
        </w:rPr>
        <w:t xml:space="preserve"> for people with disabilities, some affordable housing</w:t>
      </w:r>
      <w:r w:rsidR="00DA5983">
        <w:rPr>
          <w:rFonts w:ascii="Century Schoolbook" w:hAnsi="Century Schoolbook"/>
          <w:sz w:val="24"/>
          <w:szCs w:val="24"/>
        </w:rPr>
        <w:t>)</w:t>
      </w:r>
      <w:r w:rsidR="006D67E5" w:rsidRPr="00977C6C">
        <w:rPr>
          <w:rFonts w:ascii="Century Schoolbook" w:hAnsi="Century Schoolbook"/>
          <w:sz w:val="24"/>
          <w:szCs w:val="24"/>
        </w:rPr>
        <w:t xml:space="preserve">: </w:t>
      </w:r>
      <w:r w:rsidR="006D67E5" w:rsidRPr="0085568F">
        <w:rPr>
          <w:rFonts w:ascii="Century Schoolbook" w:hAnsi="Century Schoolbook"/>
          <w:b/>
          <w:bCs/>
          <w:sz w:val="24"/>
          <w:szCs w:val="24"/>
        </w:rPr>
        <w:t>402-441-7871</w:t>
      </w:r>
    </w:p>
    <w:p w14:paraId="2A9C689A" w14:textId="79141FFF" w:rsidR="000C2CF7" w:rsidRPr="000C2CF7" w:rsidRDefault="00977C6C" w:rsidP="000C2CF7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1" w:history="1">
        <w:r w:rsidRPr="00071C98">
          <w:rPr>
            <w:rStyle w:val="Hyperlink"/>
            <w:rFonts w:ascii="Century Schoolbook" w:hAnsi="Century Schoolbook"/>
            <w:sz w:val="24"/>
            <w:szCs w:val="24"/>
          </w:rPr>
          <w:t>https://leagueofhumandignity.com/services/</w:t>
        </w:r>
      </w:hyperlink>
    </w:p>
    <w:p w14:paraId="3A352B64" w14:textId="0170C1A8" w:rsidR="000C2CF7" w:rsidRPr="00F03C64" w:rsidRDefault="000C2CF7" w:rsidP="000C2CF7">
      <w:pPr>
        <w:pStyle w:val="ListParagraph"/>
        <w:numPr>
          <w:ilvl w:val="0"/>
          <w:numId w:val="9"/>
        </w:numPr>
        <w:rPr>
          <w:rFonts w:ascii="Century Schoolbook" w:hAnsi="Century Schoolbook"/>
          <w:sz w:val="28"/>
          <w:szCs w:val="28"/>
        </w:rPr>
      </w:pPr>
      <w:r w:rsidRPr="000C2CF7">
        <w:rPr>
          <w:rFonts w:ascii="Century Schoolbook" w:hAnsi="Century Schoolbook"/>
          <w:sz w:val="24"/>
          <w:szCs w:val="24"/>
        </w:rPr>
        <w:t>Region 1 – HART Program</w:t>
      </w:r>
      <w:r w:rsidR="00F03C64">
        <w:rPr>
          <w:rFonts w:ascii="Century Schoolbook" w:hAnsi="Century Schoolbook"/>
          <w:sz w:val="24"/>
          <w:szCs w:val="24"/>
        </w:rPr>
        <w:t xml:space="preserve"> (Housing assistance </w:t>
      </w:r>
      <w:r w:rsidR="00FA07DE">
        <w:rPr>
          <w:rFonts w:ascii="Century Schoolbook" w:hAnsi="Century Schoolbook"/>
          <w:sz w:val="24"/>
          <w:szCs w:val="24"/>
        </w:rPr>
        <w:t>and community support for those who meet program requirements for mental illness or substance abuse)</w:t>
      </w:r>
      <w:r w:rsidR="00182472">
        <w:rPr>
          <w:rFonts w:ascii="Century Schoolbook" w:hAnsi="Century Schoolbook"/>
          <w:sz w:val="24"/>
          <w:szCs w:val="24"/>
        </w:rPr>
        <w:t xml:space="preserve"> </w:t>
      </w:r>
      <w:r w:rsidR="00182472" w:rsidRPr="00182472">
        <w:rPr>
          <w:rFonts w:ascii="Century Schoolbook" w:hAnsi="Century Schoolbook"/>
          <w:b/>
          <w:bCs/>
          <w:sz w:val="24"/>
          <w:szCs w:val="24"/>
        </w:rPr>
        <w:t>308-635-3173</w:t>
      </w:r>
    </w:p>
    <w:p w14:paraId="5CE8A4CD" w14:textId="3E37A120" w:rsidR="00F03C64" w:rsidRDefault="00F03C64" w:rsidP="00F03C64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2" w:history="1">
        <w:r w:rsidRPr="00F03C64">
          <w:rPr>
            <w:rStyle w:val="Hyperlink"/>
            <w:rFonts w:ascii="Century Schoolbook" w:hAnsi="Century Schoolbook"/>
            <w:sz w:val="24"/>
            <w:szCs w:val="24"/>
          </w:rPr>
          <w:t>https://www.region1bhs.net/vnews/display.v/SEC/Services%7CHART%20Program</w:t>
        </w:r>
      </w:hyperlink>
      <w:r w:rsidRPr="00F03C64">
        <w:rPr>
          <w:rFonts w:ascii="Century Schoolbook" w:hAnsi="Century Schoolbook"/>
          <w:sz w:val="24"/>
          <w:szCs w:val="24"/>
        </w:rPr>
        <w:t xml:space="preserve"> </w:t>
      </w:r>
    </w:p>
    <w:p w14:paraId="36A7C386" w14:textId="5875623B" w:rsidR="008C2B26" w:rsidRPr="000E2064" w:rsidRDefault="008C2B26" w:rsidP="008C2B26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proofErr w:type="spellStart"/>
      <w:r>
        <w:rPr>
          <w:rFonts w:ascii="Century Schoolbook" w:hAnsi="Century Schoolbook"/>
          <w:sz w:val="24"/>
          <w:szCs w:val="24"/>
        </w:rPr>
        <w:t>CenterPointe</w:t>
      </w:r>
      <w:proofErr w:type="spellEnd"/>
      <w:r w:rsidR="00925AAE">
        <w:rPr>
          <w:rFonts w:ascii="Century Schoolbook" w:hAnsi="Century Schoolbook"/>
          <w:sz w:val="24"/>
          <w:szCs w:val="24"/>
        </w:rPr>
        <w:t xml:space="preserve"> – Substance Abuse and Mental Health Treatment (provides outpatient treatment and holistic help</w:t>
      </w:r>
      <w:r w:rsidR="009E543B">
        <w:rPr>
          <w:rFonts w:ascii="Century Schoolbook" w:hAnsi="Century Schoolbook"/>
          <w:sz w:val="24"/>
          <w:szCs w:val="24"/>
        </w:rPr>
        <w:t xml:space="preserve">) </w:t>
      </w:r>
      <w:r w:rsidR="009E543B" w:rsidRPr="009E543B">
        <w:rPr>
          <w:rFonts w:ascii="Century Schoolbook" w:hAnsi="Century Schoolbook"/>
          <w:b/>
          <w:bCs/>
          <w:sz w:val="24"/>
          <w:szCs w:val="24"/>
        </w:rPr>
        <w:t>402-475-5161</w:t>
      </w:r>
    </w:p>
    <w:p w14:paraId="1455A1E9" w14:textId="350A9042" w:rsidR="000E2064" w:rsidRPr="000E2064" w:rsidRDefault="000E2064" w:rsidP="000E2064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3" w:history="1">
        <w:r w:rsidRPr="006D174A">
          <w:rPr>
            <w:rStyle w:val="Hyperlink"/>
            <w:rFonts w:ascii="Century Schoolbook" w:hAnsi="Century Schoolbook"/>
            <w:sz w:val="24"/>
            <w:szCs w:val="24"/>
          </w:rPr>
          <w:t>https://centerpointe.org/programs/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30D70509" w14:textId="77777777" w:rsidR="006C26F4" w:rsidRPr="0085568F" w:rsidRDefault="006C26F4" w:rsidP="006C26F4">
      <w:pPr>
        <w:pStyle w:val="ListParagraph"/>
        <w:numPr>
          <w:ilvl w:val="0"/>
          <w:numId w:val="9"/>
        </w:numPr>
        <w:rPr>
          <w:rFonts w:ascii="Century Schoolbook" w:hAnsi="Century Schoolbook"/>
          <w:b/>
          <w:bCs/>
          <w:sz w:val="24"/>
          <w:szCs w:val="24"/>
        </w:rPr>
      </w:pPr>
      <w:r w:rsidRPr="0085568F">
        <w:rPr>
          <w:rFonts w:ascii="Century Schoolbook" w:hAnsi="Century Schoolbook"/>
          <w:sz w:val="24"/>
          <w:szCs w:val="24"/>
        </w:rPr>
        <w:t xml:space="preserve">Connecting Links (shelter: substance abuse): </w:t>
      </w:r>
      <w:r w:rsidRPr="0085568F">
        <w:rPr>
          <w:rFonts w:ascii="Century Schoolbook" w:hAnsi="Century Schoolbook"/>
          <w:b/>
          <w:bCs/>
          <w:sz w:val="24"/>
          <w:szCs w:val="24"/>
        </w:rPr>
        <w:t>(402) 310-3816</w:t>
      </w:r>
    </w:p>
    <w:p w14:paraId="43E8E83C" w14:textId="77777777" w:rsidR="006C26F4" w:rsidRDefault="006C26F4" w:rsidP="006C26F4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4" w:history="1">
        <w:r w:rsidRPr="0085568F">
          <w:rPr>
            <w:rStyle w:val="Hyperlink"/>
            <w:rFonts w:ascii="Century Schoolbook" w:hAnsi="Century Schoolbook"/>
            <w:sz w:val="24"/>
            <w:szCs w:val="24"/>
          </w:rPr>
          <w:t>https://www.connectinglinks.net/</w:t>
        </w:r>
      </w:hyperlink>
      <w:r w:rsidRPr="0085568F">
        <w:rPr>
          <w:rFonts w:ascii="Century Schoolbook" w:hAnsi="Century Schoolbook"/>
          <w:sz w:val="24"/>
          <w:szCs w:val="24"/>
        </w:rPr>
        <w:t xml:space="preserve"> </w:t>
      </w:r>
    </w:p>
    <w:p w14:paraId="592227F4" w14:textId="77777777" w:rsidR="006C26F4" w:rsidRPr="00977C6C" w:rsidRDefault="006C26F4" w:rsidP="006C26F4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Fresh Start (shelter: women – DV, substance abuse): </w:t>
      </w:r>
      <w:r w:rsidRPr="0085568F">
        <w:rPr>
          <w:rFonts w:ascii="Century Schoolbook" w:hAnsi="Century Schoolbook"/>
          <w:b/>
          <w:bCs/>
          <w:sz w:val="24"/>
          <w:szCs w:val="24"/>
        </w:rPr>
        <w:t>(402) 475-7777</w:t>
      </w:r>
    </w:p>
    <w:p w14:paraId="0E639389" w14:textId="77777777" w:rsidR="006C26F4" w:rsidRDefault="006C26F4" w:rsidP="006C26F4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5" w:history="1">
        <w:r w:rsidRPr="00071C98">
          <w:rPr>
            <w:rStyle w:val="Hyperlink"/>
            <w:rFonts w:ascii="Century Schoolbook" w:hAnsi="Century Schoolbook"/>
            <w:sz w:val="24"/>
            <w:szCs w:val="24"/>
          </w:rPr>
          <w:t>https://freshstarthome.org/who-we-serve/residential-services.html</w:t>
        </w:r>
      </w:hyperlink>
      <w:r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54EC0811" w14:textId="5B5DD30F" w:rsidR="009644FE" w:rsidRPr="009644FE" w:rsidRDefault="00E70FAD" w:rsidP="009644FE">
      <w:pPr>
        <w:pStyle w:val="ListParagraph"/>
        <w:numPr>
          <w:ilvl w:val="0"/>
          <w:numId w:val="9"/>
        </w:num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Houses of Hope (tr</w:t>
      </w:r>
      <w:r w:rsidR="00982D3D">
        <w:rPr>
          <w:rFonts w:ascii="Century Schoolbook" w:hAnsi="Century Schoolbook"/>
          <w:sz w:val="24"/>
          <w:szCs w:val="24"/>
        </w:rPr>
        <w:t>ansitional living and outpatient services for substance abuse and mental health issues)</w:t>
      </w:r>
      <w:r w:rsidR="009644FE">
        <w:rPr>
          <w:rFonts w:ascii="Century Schoolbook" w:hAnsi="Century Schoolbook"/>
          <w:sz w:val="24"/>
          <w:szCs w:val="24"/>
        </w:rPr>
        <w:t xml:space="preserve"> </w:t>
      </w:r>
      <w:r w:rsidR="009644FE" w:rsidRPr="009644FE">
        <w:rPr>
          <w:rFonts w:ascii="Century Schoolbook" w:hAnsi="Century Schoolbook"/>
          <w:b/>
          <w:bCs/>
          <w:sz w:val="24"/>
          <w:szCs w:val="24"/>
        </w:rPr>
        <w:t>402-435-3165</w:t>
      </w:r>
    </w:p>
    <w:p w14:paraId="67ACAC20" w14:textId="3939004C" w:rsidR="00E70FAD" w:rsidRPr="000855E4" w:rsidRDefault="00A03A7E" w:rsidP="009644FE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6" w:history="1">
        <w:r w:rsidRPr="00081B12">
          <w:rPr>
            <w:rStyle w:val="Hyperlink"/>
            <w:rFonts w:ascii="Century Schoolbook" w:hAnsi="Century Schoolbook"/>
            <w:sz w:val="24"/>
            <w:szCs w:val="24"/>
          </w:rPr>
          <w:t>https://www.housesofhope.com/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04BBD38B" w14:textId="40838293" w:rsidR="00EF499D" w:rsidRPr="00FB4C42" w:rsidRDefault="00DA5983" w:rsidP="002E16AD">
      <w:pPr>
        <w:pStyle w:val="Heading1"/>
        <w:rPr>
          <w:sz w:val="28"/>
          <w:szCs w:val="28"/>
        </w:rPr>
      </w:pPr>
      <w:r w:rsidRPr="00FB4C42">
        <w:t xml:space="preserve">For </w:t>
      </w:r>
      <w:r w:rsidR="00EF499D" w:rsidRPr="00FB4C42">
        <w:t>Victims of Domestic Violence</w:t>
      </w:r>
      <w:r w:rsidR="00A623E3" w:rsidRPr="00FB4C42">
        <w:t>:</w:t>
      </w:r>
    </w:p>
    <w:p w14:paraId="32776C91" w14:textId="31F6373B" w:rsidR="00B405E4" w:rsidRPr="00977C6C" w:rsidRDefault="00D84FD6" w:rsidP="00977C6C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Fresh Start (shelter: women – DV, substance abuse)</w:t>
      </w:r>
      <w:r w:rsidR="006D67E5" w:rsidRPr="00977C6C">
        <w:rPr>
          <w:rFonts w:ascii="Century Schoolbook" w:hAnsi="Century Schoolbook"/>
          <w:sz w:val="24"/>
          <w:szCs w:val="24"/>
        </w:rPr>
        <w:t xml:space="preserve">: </w:t>
      </w:r>
      <w:r w:rsidR="006D67E5" w:rsidRPr="0085568F">
        <w:rPr>
          <w:rFonts w:ascii="Century Schoolbook" w:hAnsi="Century Schoolbook"/>
          <w:b/>
          <w:bCs/>
          <w:sz w:val="24"/>
          <w:szCs w:val="24"/>
        </w:rPr>
        <w:t>(402) 475-7777</w:t>
      </w:r>
    </w:p>
    <w:p w14:paraId="2A8CC3EE" w14:textId="3332C4C6" w:rsidR="00B405E4" w:rsidRPr="00977C6C" w:rsidRDefault="00977C6C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7" w:history="1">
        <w:r w:rsidRPr="00071C98">
          <w:rPr>
            <w:rStyle w:val="Hyperlink"/>
            <w:rFonts w:ascii="Century Schoolbook" w:hAnsi="Century Schoolbook"/>
            <w:sz w:val="24"/>
            <w:szCs w:val="24"/>
          </w:rPr>
          <w:t>https://freshstarthome.org/who-we-serve/residential-services.html</w:t>
        </w:r>
      </w:hyperlink>
      <w:r w:rsidR="00D84FD6"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75453F59" w14:textId="77777777" w:rsidR="00B405E4" w:rsidRPr="00977C6C" w:rsidRDefault="00D84FD6" w:rsidP="00977C6C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Friendship Home (shelter: women – DV)</w:t>
      </w:r>
    </w:p>
    <w:p w14:paraId="7C9C3AE1" w14:textId="78FC498D" w:rsidR="00B405E4" w:rsidRPr="00977C6C" w:rsidRDefault="00977C6C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8" w:history="1">
        <w:r w:rsidRPr="00071C98">
          <w:rPr>
            <w:rStyle w:val="Hyperlink"/>
            <w:rFonts w:ascii="Century Schoolbook" w:hAnsi="Century Schoolbook"/>
            <w:sz w:val="24"/>
            <w:szCs w:val="24"/>
          </w:rPr>
          <w:t>http://friendshiphome.org/contact/</w:t>
        </w:r>
      </w:hyperlink>
      <w:r w:rsidR="00D84FD6"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27BC8F5F" w14:textId="34DA2337" w:rsidR="006D67E5" w:rsidRPr="00977C6C" w:rsidRDefault="006D67E5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Crisis Line and Safety Planning: </w:t>
      </w:r>
      <w:r w:rsidRPr="0085568F">
        <w:rPr>
          <w:rFonts w:ascii="Century Schoolbook" w:hAnsi="Century Schoolbook"/>
          <w:b/>
          <w:bCs/>
          <w:sz w:val="24"/>
          <w:szCs w:val="24"/>
        </w:rPr>
        <w:t>402-437-9302</w:t>
      </w:r>
    </w:p>
    <w:p w14:paraId="6FEA7ECD" w14:textId="13619CBD" w:rsidR="006D67E5" w:rsidRPr="00977C6C" w:rsidRDefault="006D67E5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Office number: </w:t>
      </w:r>
      <w:r w:rsidRPr="0085568F">
        <w:rPr>
          <w:rFonts w:ascii="Century Schoolbook" w:hAnsi="Century Schoolbook"/>
          <w:b/>
          <w:bCs/>
          <w:sz w:val="24"/>
          <w:szCs w:val="24"/>
        </w:rPr>
        <w:t>402-434-6353</w:t>
      </w:r>
    </w:p>
    <w:p w14:paraId="108BCC31" w14:textId="77777777" w:rsidR="00B405E4" w:rsidRPr="00977C6C" w:rsidRDefault="00D84FD6" w:rsidP="00977C6C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Voices of Hope (shelter: women – DV)</w:t>
      </w:r>
    </w:p>
    <w:p w14:paraId="5E25306B" w14:textId="72A74B0D" w:rsidR="00B405E4" w:rsidRPr="00977C6C" w:rsidRDefault="00977C6C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39" w:history="1">
        <w:r w:rsidRPr="00071C98">
          <w:rPr>
            <w:rStyle w:val="Hyperlink"/>
            <w:rFonts w:ascii="Century Schoolbook" w:hAnsi="Century Schoolbook"/>
            <w:sz w:val="24"/>
            <w:szCs w:val="24"/>
          </w:rPr>
          <w:t>https://www.voicesofhopelincoln.org/</w:t>
        </w:r>
      </w:hyperlink>
      <w:r w:rsidR="00D84FD6" w:rsidRPr="00977C6C">
        <w:rPr>
          <w:rFonts w:ascii="Century Schoolbook" w:hAnsi="Century Schoolbook"/>
          <w:sz w:val="24"/>
          <w:szCs w:val="24"/>
        </w:rPr>
        <w:t xml:space="preserve"> </w:t>
      </w:r>
    </w:p>
    <w:p w14:paraId="7FC589A9" w14:textId="57AD17B1" w:rsidR="006D67E5" w:rsidRPr="00977C6C" w:rsidRDefault="006D67E5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Office line: </w:t>
      </w:r>
      <w:r w:rsidRPr="00977C6C">
        <w:rPr>
          <w:rFonts w:ascii="Century Schoolbook" w:hAnsi="Century Schoolbook"/>
          <w:b/>
          <w:bCs/>
          <w:sz w:val="24"/>
          <w:szCs w:val="24"/>
        </w:rPr>
        <w:t> </w:t>
      </w:r>
      <w:r w:rsidRPr="00977C6C">
        <w:rPr>
          <w:rFonts w:ascii="Century Schoolbook" w:hAnsi="Century Schoolbook"/>
          <w:sz w:val="24"/>
          <w:szCs w:val="24"/>
        </w:rPr>
        <w:t xml:space="preserve">1 </w:t>
      </w:r>
      <w:r w:rsidRPr="0085568F">
        <w:rPr>
          <w:rFonts w:ascii="Century Schoolbook" w:hAnsi="Century Schoolbook"/>
          <w:b/>
          <w:bCs/>
          <w:sz w:val="24"/>
          <w:szCs w:val="24"/>
        </w:rPr>
        <w:t>(402) 476-2110</w:t>
      </w:r>
    </w:p>
    <w:p w14:paraId="3FDD2573" w14:textId="1D7BE37B" w:rsidR="006D67E5" w:rsidRPr="00977C6C" w:rsidRDefault="006D67E5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 xml:space="preserve">Crisis Line: 1 </w:t>
      </w:r>
      <w:r w:rsidRPr="0085568F">
        <w:rPr>
          <w:rFonts w:ascii="Century Schoolbook" w:hAnsi="Century Schoolbook"/>
          <w:b/>
          <w:bCs/>
          <w:sz w:val="24"/>
          <w:szCs w:val="24"/>
        </w:rPr>
        <w:t>(402) 475-7273</w:t>
      </w:r>
    </w:p>
    <w:p w14:paraId="53BF50B0" w14:textId="7F54E789" w:rsidR="00B405E4" w:rsidRPr="0085568F" w:rsidRDefault="00D84FD6" w:rsidP="00977C6C">
      <w:pPr>
        <w:pStyle w:val="ListParagraph"/>
        <w:numPr>
          <w:ilvl w:val="0"/>
          <w:numId w:val="9"/>
        </w:numPr>
        <w:rPr>
          <w:rFonts w:ascii="Century Schoolbook" w:hAnsi="Century Schoolbook"/>
          <w:b/>
          <w:bCs/>
          <w:sz w:val="24"/>
          <w:szCs w:val="24"/>
        </w:rPr>
      </w:pPr>
      <w:r w:rsidRPr="00977C6C">
        <w:rPr>
          <w:rFonts w:ascii="Century Schoolbook" w:hAnsi="Century Schoolbook"/>
          <w:sz w:val="24"/>
          <w:szCs w:val="24"/>
        </w:rPr>
        <w:t>St. Gianna Program (CSS) (shelter: women &amp; children – DV)</w:t>
      </w:r>
      <w:r w:rsidR="006D67E5" w:rsidRPr="00977C6C">
        <w:rPr>
          <w:rFonts w:ascii="Century Schoolbook" w:hAnsi="Century Schoolbook"/>
          <w:sz w:val="24"/>
          <w:szCs w:val="24"/>
        </w:rPr>
        <w:t xml:space="preserve">: </w:t>
      </w:r>
      <w:r w:rsidR="006D67E5" w:rsidRPr="0085568F">
        <w:rPr>
          <w:rFonts w:ascii="Century Schoolbook" w:hAnsi="Century Schoolbook"/>
          <w:b/>
          <w:bCs/>
          <w:sz w:val="24"/>
          <w:szCs w:val="24"/>
        </w:rPr>
        <w:t>402.474.1600</w:t>
      </w:r>
    </w:p>
    <w:p w14:paraId="6D874547" w14:textId="12E05EC5" w:rsidR="00B405E4" w:rsidRDefault="00977C6C" w:rsidP="00977C6C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0" w:history="1">
        <w:r w:rsidRPr="0085568F">
          <w:rPr>
            <w:rStyle w:val="Hyperlink"/>
            <w:rFonts w:ascii="Century Schoolbook" w:hAnsi="Century Schoolbook"/>
            <w:sz w:val="24"/>
            <w:szCs w:val="24"/>
          </w:rPr>
          <w:t>https://csshope.org/what_we_do/programs/stgiannaprogram.html</w:t>
        </w:r>
      </w:hyperlink>
      <w:r w:rsidR="00D84FD6" w:rsidRPr="0085568F">
        <w:rPr>
          <w:rFonts w:ascii="Century Schoolbook" w:hAnsi="Century Schoolbook"/>
          <w:sz w:val="24"/>
          <w:szCs w:val="24"/>
        </w:rPr>
        <w:t xml:space="preserve"> </w:t>
      </w:r>
    </w:p>
    <w:p w14:paraId="1F047811" w14:textId="77777777" w:rsidR="00CA0216" w:rsidRPr="00F939E0" w:rsidRDefault="00CA0216" w:rsidP="00CA0216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proofErr w:type="spellStart"/>
      <w:r w:rsidRPr="00F939E0">
        <w:rPr>
          <w:rFonts w:ascii="Century Schoolbook" w:hAnsi="Century Schoolbook"/>
          <w:sz w:val="24"/>
          <w:szCs w:val="24"/>
        </w:rPr>
        <w:t>CenterPointe</w:t>
      </w:r>
      <w:proofErr w:type="spellEnd"/>
      <w:r w:rsidRPr="00F939E0">
        <w:rPr>
          <w:rFonts w:ascii="Century Schoolbook" w:hAnsi="Century Schoolbook"/>
          <w:sz w:val="24"/>
          <w:szCs w:val="24"/>
        </w:rPr>
        <w:t xml:space="preserve"> (Housing case management services/possible funding for those who are homeless </w:t>
      </w:r>
      <w:r w:rsidRPr="00F939E0">
        <w:rPr>
          <w:rFonts w:ascii="Century Schoolbook" w:hAnsi="Century Schoolbook"/>
          <w:i/>
          <w:iCs/>
          <w:sz w:val="24"/>
          <w:szCs w:val="24"/>
        </w:rPr>
        <w:t>or</w:t>
      </w:r>
      <w:r w:rsidRPr="00F939E0">
        <w:rPr>
          <w:rFonts w:ascii="Century Schoolbook" w:hAnsi="Century Schoolbook"/>
          <w:sz w:val="24"/>
          <w:szCs w:val="24"/>
        </w:rPr>
        <w:t xml:space="preserve"> fleeing DV) </w:t>
      </w:r>
      <w:r w:rsidRPr="00F939E0">
        <w:rPr>
          <w:rFonts w:ascii="Century Schoolbook" w:hAnsi="Century Schoolbook"/>
          <w:b/>
          <w:bCs/>
          <w:sz w:val="24"/>
          <w:szCs w:val="24"/>
        </w:rPr>
        <w:t>402-475-5161</w:t>
      </w:r>
    </w:p>
    <w:p w14:paraId="7E18F88F" w14:textId="681DD0BE" w:rsidR="00CA0216" w:rsidRPr="00CA0216" w:rsidRDefault="00CA0216" w:rsidP="00CA0216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1" w:history="1">
        <w:r w:rsidRPr="00F939E0">
          <w:rPr>
            <w:rStyle w:val="Hyperlink"/>
            <w:rFonts w:ascii="Century Schoolbook" w:hAnsi="Century Schoolbook"/>
            <w:sz w:val="24"/>
            <w:szCs w:val="24"/>
          </w:rPr>
          <w:t>https://centerpointe.org/housing/housing.html</w:t>
        </w:r>
      </w:hyperlink>
      <w:r w:rsidRPr="00F939E0">
        <w:rPr>
          <w:rFonts w:ascii="Century Schoolbook" w:hAnsi="Century Schoolbook"/>
          <w:sz w:val="24"/>
          <w:szCs w:val="24"/>
        </w:rPr>
        <w:t xml:space="preserve"> </w:t>
      </w:r>
    </w:p>
    <w:p w14:paraId="7E7930ED" w14:textId="1E36A72A" w:rsidR="00EF499D" w:rsidRPr="00FB4C42" w:rsidRDefault="00DA5983" w:rsidP="002E16AD">
      <w:pPr>
        <w:pStyle w:val="Heading1"/>
      </w:pPr>
      <w:r w:rsidRPr="00FB4C42">
        <w:lastRenderedPageBreak/>
        <w:t xml:space="preserve">For </w:t>
      </w:r>
      <w:r w:rsidR="00EF499D" w:rsidRPr="00FB4C42">
        <w:t>Tribal Members</w:t>
      </w:r>
    </w:p>
    <w:p w14:paraId="379D41D8" w14:textId="1CD5598B" w:rsidR="00913410" w:rsidRDefault="00913410" w:rsidP="00913410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Northern Ponca Housing Authority (</w:t>
      </w:r>
      <w:r w:rsidR="000855E4">
        <w:rPr>
          <w:rFonts w:ascii="Century Schoolbook" w:hAnsi="Century Schoolbook"/>
          <w:sz w:val="24"/>
          <w:szCs w:val="24"/>
        </w:rPr>
        <w:t xml:space="preserve">serves </w:t>
      </w:r>
      <w:r>
        <w:rPr>
          <w:rFonts w:ascii="Century Schoolbook" w:hAnsi="Century Schoolbook"/>
          <w:sz w:val="24"/>
          <w:szCs w:val="24"/>
        </w:rPr>
        <w:t>members of federally recognized tribes</w:t>
      </w:r>
      <w:r w:rsidR="00DA5983">
        <w:rPr>
          <w:rFonts w:ascii="Century Schoolbook" w:hAnsi="Century Schoolbook"/>
          <w:sz w:val="24"/>
          <w:szCs w:val="24"/>
        </w:rPr>
        <w:t xml:space="preserve">, case management services </w:t>
      </w:r>
      <w:r w:rsidR="00A623E3">
        <w:rPr>
          <w:rFonts w:ascii="Century Schoolbook" w:hAnsi="Century Schoolbook"/>
          <w:sz w:val="24"/>
          <w:szCs w:val="24"/>
        </w:rPr>
        <w:t>etc.</w:t>
      </w:r>
      <w:r>
        <w:rPr>
          <w:rFonts w:ascii="Century Schoolbook" w:hAnsi="Century Schoolbook"/>
          <w:sz w:val="24"/>
          <w:szCs w:val="24"/>
        </w:rPr>
        <w:t>)</w:t>
      </w:r>
    </w:p>
    <w:p w14:paraId="1768DDBF" w14:textId="5E2FCA7F" w:rsidR="00DA5983" w:rsidRPr="00A623E3" w:rsidRDefault="00913410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2" w:history="1">
        <w:r w:rsidRPr="00B81DED">
          <w:rPr>
            <w:rStyle w:val="Hyperlink"/>
            <w:rFonts w:ascii="Century Schoolbook" w:hAnsi="Century Schoolbook"/>
            <w:sz w:val="24"/>
            <w:szCs w:val="24"/>
          </w:rPr>
          <w:t>https://www.poncahousing.org/resources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308FB203" w14:textId="0DF51787" w:rsidR="0085568F" w:rsidRPr="00FB4C42" w:rsidRDefault="00A623E3" w:rsidP="002E16AD">
      <w:pPr>
        <w:pStyle w:val="Heading1"/>
      </w:pPr>
      <w:r w:rsidRPr="00FB4C42">
        <w:t>For V</w:t>
      </w:r>
      <w:r w:rsidR="0085568F" w:rsidRPr="00FB4C42">
        <w:t xml:space="preserve">eterans  </w:t>
      </w:r>
    </w:p>
    <w:p w14:paraId="0770F64C" w14:textId="48DDF712" w:rsidR="0085568F" w:rsidRPr="0085568F" w:rsidRDefault="0085568F" w:rsidP="0085568F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hAnsi="Century Schoolbook"/>
          <w:sz w:val="24"/>
          <w:szCs w:val="24"/>
        </w:rPr>
        <w:t xml:space="preserve">Veterans Service Office </w:t>
      </w:r>
      <w:r w:rsidRPr="0085568F">
        <w:rPr>
          <w:rFonts w:ascii="Century Schoolbook" w:eastAsia="Times New Roman" w:hAnsi="Century Schoolbook"/>
          <w:b/>
          <w:bCs/>
          <w:kern w:val="0"/>
          <w:sz w:val="24"/>
          <w:szCs w:val="24"/>
        </w:rPr>
        <w:t>(402) 441-7361</w:t>
      </w:r>
    </w:p>
    <w:p w14:paraId="63EF2EEF" w14:textId="77777777" w:rsidR="0085568F" w:rsidRPr="00445CF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3" w:history="1">
        <w:r w:rsidRPr="00445CFF">
          <w:rPr>
            <w:rStyle w:val="Hyperlink"/>
            <w:rFonts w:ascii="Century Schoolbook" w:hAnsi="Century Schoolbook"/>
            <w:sz w:val="24"/>
            <w:szCs w:val="24"/>
          </w:rPr>
          <w:t>Veterans Service Office | Lancaster County, NE</w:t>
        </w:r>
      </w:hyperlink>
    </w:p>
    <w:p w14:paraId="6CF0604D" w14:textId="5EBDB610" w:rsidR="0085568F" w:rsidRPr="0085568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Offers: </w:t>
      </w:r>
      <w:r w:rsidRPr="0085568F">
        <w:rPr>
          <w:rFonts w:ascii="Century Schoolbook" w:hAnsi="Century Schoolbook"/>
          <w:sz w:val="24"/>
          <w:szCs w:val="24"/>
        </w:rPr>
        <w:t>Assistance and advice when applying for state and federal benefits (all resources at the state level are routed through the county office)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85568F">
        <w:rPr>
          <w:rFonts w:ascii="Century Schoolbook" w:hAnsi="Century Schoolbook"/>
          <w:sz w:val="24"/>
          <w:szCs w:val="24"/>
        </w:rPr>
        <w:t>Emergency financial assistance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85568F">
        <w:rPr>
          <w:rFonts w:ascii="Century Schoolbook" w:hAnsi="Century Schoolbook"/>
          <w:sz w:val="24"/>
          <w:szCs w:val="24"/>
        </w:rPr>
        <w:t>Veteran Advocacy</w:t>
      </w:r>
    </w:p>
    <w:p w14:paraId="6F8E5410" w14:textId="1094E4F7" w:rsidR="0085568F" w:rsidRPr="0085568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eastAsia="Times New Roman" w:hAnsi="Century Schoolbook"/>
          <w:kern w:val="0"/>
          <w:sz w:val="24"/>
          <w:szCs w:val="24"/>
        </w:rPr>
        <w:t>600 South 70th Street, Building #2, Suite #200, Lincoln, NE 68510</w:t>
      </w:r>
    </w:p>
    <w:p w14:paraId="76C9165F" w14:textId="191956A2" w:rsidR="0085568F" w:rsidRPr="0085568F" w:rsidRDefault="0085568F" w:rsidP="0085568F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eastAsia="Times New Roman" w:hAnsi="Century Schoolbook"/>
          <w:kern w:val="0"/>
          <w:sz w:val="24"/>
          <w:szCs w:val="24"/>
        </w:rPr>
        <w:t>Supportive Services for Veteran Families</w:t>
      </w:r>
      <w:r w:rsidRPr="0085568F">
        <w:rPr>
          <w:rFonts w:ascii="Century Schoolbook" w:eastAsia="Times New Roman" w:hAnsi="Century Schoolbook"/>
          <w:b/>
          <w:bCs/>
          <w:kern w:val="0"/>
          <w:sz w:val="24"/>
          <w:szCs w:val="24"/>
        </w:rPr>
        <w:t xml:space="preserve"> </w:t>
      </w:r>
      <w:r w:rsidRPr="0085568F">
        <w:rPr>
          <w:rFonts w:ascii="Century Schoolbook" w:hAnsi="Century Schoolbook"/>
          <w:b/>
          <w:bCs/>
          <w:sz w:val="24"/>
          <w:szCs w:val="24"/>
        </w:rPr>
        <w:t>(531)249-3497</w:t>
      </w:r>
    </w:p>
    <w:p w14:paraId="32E13E34" w14:textId="77777777" w:rsidR="0085568F" w:rsidRPr="00445CF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4" w:history="1">
        <w:r w:rsidRPr="00445CFF">
          <w:rPr>
            <w:rStyle w:val="Hyperlink"/>
            <w:rFonts w:ascii="Century Schoolbook" w:hAnsi="Century Schoolbook"/>
            <w:sz w:val="24"/>
            <w:szCs w:val="24"/>
          </w:rPr>
          <w:t>Supportive Services for Veteran Families (SSVF) by Community Action Partnership</w:t>
        </w:r>
      </w:hyperlink>
    </w:p>
    <w:p w14:paraId="4CD725EC" w14:textId="3141C8C6" w:rsidR="0085568F" w:rsidRPr="0085568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hAnsi="Century Schoolbook"/>
          <w:sz w:val="24"/>
          <w:szCs w:val="24"/>
        </w:rPr>
        <w:t>If they meet income guidelines and are in a homeless situation or imminently at risk, they may be eligible for assistance for: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85568F">
        <w:rPr>
          <w:rFonts w:ascii="Century Schoolbook" w:hAnsi="Century Schoolbook"/>
          <w:sz w:val="24"/>
          <w:szCs w:val="24"/>
        </w:rPr>
        <w:t>Security Deposits</w:t>
      </w:r>
      <w:r>
        <w:rPr>
          <w:rFonts w:ascii="Century Schoolbook" w:hAnsi="Century Schoolbook"/>
          <w:sz w:val="24"/>
          <w:szCs w:val="24"/>
        </w:rPr>
        <w:t>,</w:t>
      </w:r>
      <w:r w:rsidRPr="0085568F">
        <w:rPr>
          <w:rFonts w:ascii="Century Schoolbook" w:hAnsi="Century Schoolbook"/>
          <w:sz w:val="24"/>
          <w:szCs w:val="24"/>
        </w:rPr>
        <w:t xml:space="preserve"> Rental Assistance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85568F">
        <w:rPr>
          <w:rFonts w:ascii="Century Schoolbook" w:hAnsi="Century Schoolbook"/>
          <w:sz w:val="24"/>
          <w:szCs w:val="24"/>
        </w:rPr>
        <w:t>Utility payments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85568F">
        <w:rPr>
          <w:rFonts w:ascii="Century Schoolbook" w:hAnsi="Century Schoolbook"/>
          <w:sz w:val="24"/>
          <w:szCs w:val="24"/>
        </w:rPr>
        <w:t>Budgeting</w:t>
      </w:r>
    </w:p>
    <w:p w14:paraId="591B2FB8" w14:textId="769B3DC4" w:rsidR="0085568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hAnsi="Century Schoolbook"/>
          <w:sz w:val="24"/>
          <w:szCs w:val="24"/>
        </w:rPr>
        <w:t>Lincoln Office</w:t>
      </w:r>
      <w:r>
        <w:rPr>
          <w:rFonts w:ascii="Century Schoolbook" w:hAnsi="Century Schoolbook"/>
          <w:sz w:val="24"/>
          <w:szCs w:val="24"/>
        </w:rPr>
        <w:t xml:space="preserve">: </w:t>
      </w:r>
      <w:r w:rsidRPr="0085568F">
        <w:rPr>
          <w:rFonts w:ascii="Century Schoolbook" w:hAnsi="Century Schoolbook"/>
          <w:sz w:val="24"/>
          <w:szCs w:val="24"/>
        </w:rPr>
        <w:t>6400 Cornhusker Highway, Suite 175</w:t>
      </w:r>
    </w:p>
    <w:p w14:paraId="3B95050A" w14:textId="1F60AE16" w:rsidR="00557072" w:rsidRDefault="00557072" w:rsidP="00557072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proofErr w:type="spellStart"/>
      <w:r>
        <w:rPr>
          <w:rFonts w:ascii="Century Schoolbook" w:hAnsi="Century Schoolbook"/>
          <w:sz w:val="24"/>
          <w:szCs w:val="24"/>
        </w:rPr>
        <w:t>CenterPointe</w:t>
      </w:r>
      <w:proofErr w:type="spellEnd"/>
      <w:r>
        <w:rPr>
          <w:rFonts w:ascii="Century Schoolbook" w:hAnsi="Century Schoolbook"/>
          <w:sz w:val="24"/>
          <w:szCs w:val="24"/>
        </w:rPr>
        <w:t xml:space="preserve"> Veterans Transitional Housing Project: </w:t>
      </w:r>
      <w:r w:rsidRPr="00557072">
        <w:rPr>
          <w:rFonts w:ascii="Century Schoolbook" w:hAnsi="Century Schoolbook"/>
          <w:b/>
          <w:bCs/>
          <w:sz w:val="24"/>
          <w:szCs w:val="24"/>
        </w:rPr>
        <w:t>402-</w:t>
      </w:r>
      <w:r>
        <w:rPr>
          <w:rFonts w:ascii="Century Schoolbook" w:hAnsi="Century Schoolbook"/>
          <w:b/>
          <w:bCs/>
          <w:sz w:val="24"/>
          <w:szCs w:val="24"/>
        </w:rPr>
        <w:t>261-6924</w:t>
      </w:r>
    </w:p>
    <w:p w14:paraId="01E8C438" w14:textId="4FA48313" w:rsidR="00557072" w:rsidRDefault="00557072" w:rsidP="00557072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5" w:history="1">
        <w:r w:rsidRPr="00557072">
          <w:rPr>
            <w:rStyle w:val="Hyperlink"/>
            <w:rFonts w:ascii="Century Schoolbook" w:hAnsi="Century Schoolbook"/>
            <w:sz w:val="24"/>
            <w:szCs w:val="24"/>
          </w:rPr>
          <w:t>The Veteran Transitional Housing Program</w:t>
        </w:r>
      </w:hyperlink>
      <w:r w:rsidRPr="00557072">
        <w:rPr>
          <w:rFonts w:ascii="Century Schoolbook" w:hAnsi="Century Schoolbook"/>
          <w:sz w:val="24"/>
          <w:szCs w:val="24"/>
        </w:rPr>
        <w:t xml:space="preserve"> can house up to 10 male veterans who are experiencing homelessness and living with mental health, substance use, or co-occurring issues</w:t>
      </w:r>
      <w:r>
        <w:rPr>
          <w:rFonts w:ascii="Century Schoolbook" w:hAnsi="Century Schoolbook"/>
          <w:sz w:val="24"/>
          <w:szCs w:val="24"/>
        </w:rPr>
        <w:t>.</w:t>
      </w:r>
    </w:p>
    <w:p w14:paraId="4A754A64" w14:textId="39D87E20" w:rsidR="00557072" w:rsidRPr="00557072" w:rsidRDefault="00557072" w:rsidP="00557072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557072">
        <w:rPr>
          <w:rFonts w:ascii="Century Schoolbook" w:hAnsi="Century Schoolbook"/>
          <w:sz w:val="24"/>
          <w:szCs w:val="24"/>
        </w:rPr>
        <w:t>This program provides: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557072">
        <w:rPr>
          <w:rFonts w:ascii="Century Schoolbook" w:hAnsi="Century Schoolbook"/>
          <w:sz w:val="24"/>
          <w:szCs w:val="24"/>
        </w:rPr>
        <w:t>Transitional housing</w:t>
      </w:r>
      <w:r>
        <w:rPr>
          <w:rFonts w:ascii="Century Schoolbook" w:hAnsi="Century Schoolbook"/>
          <w:sz w:val="24"/>
          <w:szCs w:val="24"/>
        </w:rPr>
        <w:t xml:space="preserve"> &amp; </w:t>
      </w:r>
      <w:r w:rsidRPr="00557072">
        <w:rPr>
          <w:rFonts w:ascii="Century Schoolbook" w:hAnsi="Century Schoolbook"/>
          <w:sz w:val="24"/>
          <w:szCs w:val="24"/>
        </w:rPr>
        <w:t>Counseling services</w:t>
      </w:r>
    </w:p>
    <w:p w14:paraId="291D1D96" w14:textId="5AD78DEF" w:rsidR="0085568F" w:rsidRPr="0085568F" w:rsidRDefault="0085568F" w:rsidP="0085568F">
      <w:pPr>
        <w:pStyle w:val="ListParagraph"/>
        <w:numPr>
          <w:ilvl w:val="0"/>
          <w:numId w:val="9"/>
        </w:numPr>
        <w:rPr>
          <w:rFonts w:ascii="Century Schoolbook" w:hAnsi="Century Schoolbook"/>
          <w:sz w:val="24"/>
          <w:szCs w:val="24"/>
        </w:rPr>
      </w:pPr>
      <w:proofErr w:type="spellStart"/>
      <w:r w:rsidRPr="0085568F">
        <w:rPr>
          <w:rFonts w:ascii="Century Schoolbook" w:hAnsi="Century Schoolbook"/>
          <w:sz w:val="24"/>
          <w:szCs w:val="24"/>
        </w:rPr>
        <w:t>CenterPointe</w:t>
      </w:r>
      <w:proofErr w:type="spellEnd"/>
      <w:r w:rsidRPr="0085568F">
        <w:rPr>
          <w:rFonts w:ascii="Century Schoolbook" w:hAnsi="Century Schoolbook"/>
          <w:sz w:val="24"/>
          <w:szCs w:val="24"/>
        </w:rPr>
        <w:t xml:space="preserve"> Veterans Permanent Housing Project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85568F">
        <w:rPr>
          <w:rFonts w:ascii="Century Schoolbook" w:hAnsi="Century Schoolbook"/>
          <w:b/>
          <w:bCs/>
          <w:color w:val="222222"/>
          <w:sz w:val="24"/>
          <w:szCs w:val="24"/>
        </w:rPr>
        <w:t>402.475.5161</w:t>
      </w:r>
    </w:p>
    <w:p w14:paraId="2830C73F" w14:textId="77777777" w:rsidR="0085568F" w:rsidRPr="00445CF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hyperlink r:id="rId46" w:anchor=":~:text=Veterans%20Permanent%20Housing%20Project,1000%20S%2013th%20St%2C%20Lincoln." w:history="1">
        <w:proofErr w:type="spellStart"/>
        <w:r w:rsidRPr="00445CFF">
          <w:rPr>
            <w:rStyle w:val="Hyperlink"/>
            <w:rFonts w:ascii="Century Schoolbook" w:hAnsi="Century Schoolbook"/>
            <w:sz w:val="24"/>
            <w:szCs w:val="24"/>
          </w:rPr>
          <w:t>CenterPointe</w:t>
        </w:r>
        <w:proofErr w:type="spellEnd"/>
        <w:r w:rsidRPr="00445CFF">
          <w:rPr>
            <w:rStyle w:val="Hyperlink"/>
            <w:rFonts w:ascii="Century Schoolbook" w:hAnsi="Century Schoolbook"/>
            <w:sz w:val="24"/>
            <w:szCs w:val="24"/>
          </w:rPr>
          <w:t xml:space="preserve"> Veterans Permanent Housing Project</w:t>
        </w:r>
      </w:hyperlink>
    </w:p>
    <w:p w14:paraId="364855DA" w14:textId="48CB3689" w:rsidR="00B405E4" w:rsidRPr="0085568F" w:rsidRDefault="0085568F" w:rsidP="0085568F">
      <w:pPr>
        <w:pStyle w:val="ListParagraph"/>
        <w:numPr>
          <w:ilvl w:val="1"/>
          <w:numId w:val="9"/>
        </w:numPr>
        <w:rPr>
          <w:rFonts w:ascii="Century Schoolbook" w:hAnsi="Century Schoolbook"/>
          <w:sz w:val="24"/>
          <w:szCs w:val="24"/>
        </w:rPr>
      </w:pPr>
      <w:r w:rsidRPr="0085568F">
        <w:rPr>
          <w:rFonts w:ascii="Century Schoolbook" w:hAnsi="Century Schoolbook"/>
          <w:sz w:val="24"/>
          <w:szCs w:val="24"/>
        </w:rPr>
        <w:t>Rental assistance</w:t>
      </w:r>
      <w:r>
        <w:rPr>
          <w:rFonts w:ascii="Century Schoolbook" w:hAnsi="Century Schoolbook"/>
          <w:sz w:val="24"/>
          <w:szCs w:val="24"/>
        </w:rPr>
        <w:t xml:space="preserve">, </w:t>
      </w:r>
      <w:r w:rsidRPr="0085568F">
        <w:rPr>
          <w:rFonts w:ascii="Century Schoolbook" w:hAnsi="Century Schoolbook"/>
          <w:sz w:val="24"/>
          <w:szCs w:val="24"/>
        </w:rPr>
        <w:t>Community referral to other services</w:t>
      </w:r>
      <w:r>
        <w:rPr>
          <w:rFonts w:ascii="Century Schoolbook" w:hAnsi="Century Schoolbook"/>
          <w:sz w:val="24"/>
          <w:szCs w:val="24"/>
        </w:rPr>
        <w:t xml:space="preserve">. </w:t>
      </w:r>
      <w:r w:rsidRPr="0085568F">
        <w:rPr>
          <w:rFonts w:ascii="Century Schoolbook" w:hAnsi="Century Schoolbook"/>
          <w:color w:val="222222"/>
          <w:sz w:val="24"/>
          <w:szCs w:val="24"/>
        </w:rPr>
        <w:t>No appointment or referral required. Walk-in 8 a.m. - 3:30 p.m., 1000 S 13th St, Lincoln</w:t>
      </w:r>
    </w:p>
    <w:sectPr w:rsidR="00B405E4" w:rsidRPr="0085568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8148" w14:textId="77777777" w:rsidR="00AF6FBD" w:rsidRDefault="00AF6FBD">
      <w:pPr>
        <w:spacing w:after="0"/>
      </w:pPr>
      <w:r>
        <w:separator/>
      </w:r>
    </w:p>
  </w:endnote>
  <w:endnote w:type="continuationSeparator" w:id="0">
    <w:p w14:paraId="78A5A861" w14:textId="77777777" w:rsidR="00AF6FBD" w:rsidRDefault="00AF6F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7CE9" w14:textId="77777777" w:rsidR="00AF6FBD" w:rsidRDefault="00AF6FBD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031A5C6A" w14:textId="77777777" w:rsidR="00AF6FBD" w:rsidRDefault="00AF6F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8EE"/>
    <w:multiLevelType w:val="hybridMultilevel"/>
    <w:tmpl w:val="A0EA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80F1A"/>
    <w:multiLevelType w:val="multilevel"/>
    <w:tmpl w:val="F490D3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73749AD"/>
    <w:multiLevelType w:val="hybridMultilevel"/>
    <w:tmpl w:val="7246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B7CB3"/>
    <w:multiLevelType w:val="hybridMultilevel"/>
    <w:tmpl w:val="7A52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D62E0"/>
    <w:multiLevelType w:val="hybridMultilevel"/>
    <w:tmpl w:val="D92A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A0DEF"/>
    <w:multiLevelType w:val="hybridMultilevel"/>
    <w:tmpl w:val="7A768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42705"/>
    <w:multiLevelType w:val="hybridMultilevel"/>
    <w:tmpl w:val="5BF8D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104A2"/>
    <w:multiLevelType w:val="hybridMultilevel"/>
    <w:tmpl w:val="DC6C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A5897"/>
    <w:multiLevelType w:val="hybridMultilevel"/>
    <w:tmpl w:val="C09E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12F63"/>
    <w:multiLevelType w:val="hybridMultilevel"/>
    <w:tmpl w:val="6E3A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D40F3"/>
    <w:multiLevelType w:val="hybridMultilevel"/>
    <w:tmpl w:val="3CA25C48"/>
    <w:lvl w:ilvl="0" w:tplc="C5106C1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CD7B2E"/>
    <w:multiLevelType w:val="hybridMultilevel"/>
    <w:tmpl w:val="C9CC2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31D42"/>
    <w:multiLevelType w:val="hybridMultilevel"/>
    <w:tmpl w:val="2BD4E986"/>
    <w:lvl w:ilvl="0" w:tplc="6ACA58BA">
      <w:numFmt w:val="bullet"/>
      <w:lvlText w:val="-"/>
      <w:lvlJc w:val="left"/>
      <w:pPr>
        <w:ind w:left="430" w:hanging="360"/>
      </w:pPr>
      <w:rPr>
        <w:rFonts w:ascii="Century Schoolbook" w:eastAsia="Aptos" w:hAnsi="Century School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13" w15:restartNumberingAfterBreak="0">
    <w:nsid w:val="78D71920"/>
    <w:multiLevelType w:val="hybridMultilevel"/>
    <w:tmpl w:val="1012083C"/>
    <w:lvl w:ilvl="0" w:tplc="7E3434B2">
      <w:numFmt w:val="bullet"/>
      <w:lvlText w:val="-"/>
      <w:lvlJc w:val="left"/>
      <w:pPr>
        <w:ind w:left="720" w:hanging="360"/>
      </w:pPr>
      <w:rPr>
        <w:rFonts w:ascii="Century Schoolbook" w:eastAsia="Aptos" w:hAnsi="Century School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824F1"/>
    <w:multiLevelType w:val="multilevel"/>
    <w:tmpl w:val="EC90DFA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630328181">
    <w:abstractNumId w:val="14"/>
  </w:num>
  <w:num w:numId="2" w16cid:durableId="1745683936">
    <w:abstractNumId w:val="1"/>
  </w:num>
  <w:num w:numId="3" w16cid:durableId="1290404865">
    <w:abstractNumId w:val="6"/>
  </w:num>
  <w:num w:numId="4" w16cid:durableId="1577936110">
    <w:abstractNumId w:val="8"/>
  </w:num>
  <w:num w:numId="5" w16cid:durableId="2110733750">
    <w:abstractNumId w:val="4"/>
  </w:num>
  <w:num w:numId="6" w16cid:durableId="1715352066">
    <w:abstractNumId w:val="5"/>
  </w:num>
  <w:num w:numId="7" w16cid:durableId="289241269">
    <w:abstractNumId w:val="0"/>
  </w:num>
  <w:num w:numId="8" w16cid:durableId="8871025">
    <w:abstractNumId w:val="3"/>
  </w:num>
  <w:num w:numId="9" w16cid:durableId="906182391">
    <w:abstractNumId w:val="7"/>
  </w:num>
  <w:num w:numId="10" w16cid:durableId="2044020088">
    <w:abstractNumId w:val="10"/>
  </w:num>
  <w:num w:numId="11" w16cid:durableId="1033576622">
    <w:abstractNumId w:val="9"/>
  </w:num>
  <w:num w:numId="12" w16cid:durableId="46531720">
    <w:abstractNumId w:val="2"/>
  </w:num>
  <w:num w:numId="13" w16cid:durableId="750540418">
    <w:abstractNumId w:val="11"/>
  </w:num>
  <w:num w:numId="14" w16cid:durableId="1538398120">
    <w:abstractNumId w:val="13"/>
  </w:num>
  <w:num w:numId="15" w16cid:durableId="290942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E4"/>
    <w:rsid w:val="000151B6"/>
    <w:rsid w:val="00020BEC"/>
    <w:rsid w:val="00031EBC"/>
    <w:rsid w:val="0004313E"/>
    <w:rsid w:val="00056CD5"/>
    <w:rsid w:val="000855E4"/>
    <w:rsid w:val="000A56E0"/>
    <w:rsid w:val="000A655F"/>
    <w:rsid w:val="000B27A3"/>
    <w:rsid w:val="000C2CF7"/>
    <w:rsid w:val="000D789C"/>
    <w:rsid w:val="000E2064"/>
    <w:rsid w:val="000E66BA"/>
    <w:rsid w:val="000E797A"/>
    <w:rsid w:val="000F0C8C"/>
    <w:rsid w:val="000F58F0"/>
    <w:rsid w:val="001073A5"/>
    <w:rsid w:val="00153225"/>
    <w:rsid w:val="0015507B"/>
    <w:rsid w:val="0015570C"/>
    <w:rsid w:val="001665E9"/>
    <w:rsid w:val="00182472"/>
    <w:rsid w:val="001C12E7"/>
    <w:rsid w:val="001C5E59"/>
    <w:rsid w:val="001D22D1"/>
    <w:rsid w:val="001E0659"/>
    <w:rsid w:val="001F5907"/>
    <w:rsid w:val="001F72FB"/>
    <w:rsid w:val="00206011"/>
    <w:rsid w:val="00215D05"/>
    <w:rsid w:val="00217C21"/>
    <w:rsid w:val="002248A4"/>
    <w:rsid w:val="00260111"/>
    <w:rsid w:val="0026602C"/>
    <w:rsid w:val="002C239B"/>
    <w:rsid w:val="002D21DB"/>
    <w:rsid w:val="002D4870"/>
    <w:rsid w:val="002E16AD"/>
    <w:rsid w:val="002E26CE"/>
    <w:rsid w:val="003340D4"/>
    <w:rsid w:val="003402C6"/>
    <w:rsid w:val="003526DD"/>
    <w:rsid w:val="00360FD9"/>
    <w:rsid w:val="00364B87"/>
    <w:rsid w:val="00365BC0"/>
    <w:rsid w:val="00385AD3"/>
    <w:rsid w:val="003B33A7"/>
    <w:rsid w:val="003B6F45"/>
    <w:rsid w:val="003F3BE5"/>
    <w:rsid w:val="00432238"/>
    <w:rsid w:val="00432F8C"/>
    <w:rsid w:val="00440C61"/>
    <w:rsid w:val="00441DF9"/>
    <w:rsid w:val="00445CFF"/>
    <w:rsid w:val="004808ED"/>
    <w:rsid w:val="004A1E4E"/>
    <w:rsid w:val="004A70C6"/>
    <w:rsid w:val="004B7554"/>
    <w:rsid w:val="004F6DC7"/>
    <w:rsid w:val="00511F6D"/>
    <w:rsid w:val="00524110"/>
    <w:rsid w:val="005535F7"/>
    <w:rsid w:val="00557072"/>
    <w:rsid w:val="005701E2"/>
    <w:rsid w:val="00572E16"/>
    <w:rsid w:val="00594B0F"/>
    <w:rsid w:val="005C23FD"/>
    <w:rsid w:val="005D11A3"/>
    <w:rsid w:val="005D1D73"/>
    <w:rsid w:val="005E6436"/>
    <w:rsid w:val="005F5C77"/>
    <w:rsid w:val="00654AAB"/>
    <w:rsid w:val="00662F98"/>
    <w:rsid w:val="006668FD"/>
    <w:rsid w:val="00681511"/>
    <w:rsid w:val="0069669E"/>
    <w:rsid w:val="006A23DE"/>
    <w:rsid w:val="006B18F1"/>
    <w:rsid w:val="006B38B4"/>
    <w:rsid w:val="006B5F47"/>
    <w:rsid w:val="006C26F4"/>
    <w:rsid w:val="006C75D7"/>
    <w:rsid w:val="006D2E17"/>
    <w:rsid w:val="006D67E5"/>
    <w:rsid w:val="006E2180"/>
    <w:rsid w:val="006F2856"/>
    <w:rsid w:val="006F3E68"/>
    <w:rsid w:val="0070021E"/>
    <w:rsid w:val="007009B7"/>
    <w:rsid w:val="00735A13"/>
    <w:rsid w:val="007621B2"/>
    <w:rsid w:val="00764618"/>
    <w:rsid w:val="007A16C9"/>
    <w:rsid w:val="007A1DF3"/>
    <w:rsid w:val="007A2C29"/>
    <w:rsid w:val="007A556D"/>
    <w:rsid w:val="007E0AD8"/>
    <w:rsid w:val="007E2B5A"/>
    <w:rsid w:val="007E5759"/>
    <w:rsid w:val="007F59F6"/>
    <w:rsid w:val="008008B6"/>
    <w:rsid w:val="008173E5"/>
    <w:rsid w:val="00824C37"/>
    <w:rsid w:val="00831320"/>
    <w:rsid w:val="00842729"/>
    <w:rsid w:val="00847735"/>
    <w:rsid w:val="0085568F"/>
    <w:rsid w:val="0088748D"/>
    <w:rsid w:val="008C0FAE"/>
    <w:rsid w:val="008C2B26"/>
    <w:rsid w:val="008C2D36"/>
    <w:rsid w:val="008F330C"/>
    <w:rsid w:val="008F68B9"/>
    <w:rsid w:val="009051F6"/>
    <w:rsid w:val="00905853"/>
    <w:rsid w:val="0090691D"/>
    <w:rsid w:val="00913410"/>
    <w:rsid w:val="00914D39"/>
    <w:rsid w:val="00925AAE"/>
    <w:rsid w:val="00933C80"/>
    <w:rsid w:val="00935235"/>
    <w:rsid w:val="00936206"/>
    <w:rsid w:val="00946EC1"/>
    <w:rsid w:val="00962165"/>
    <w:rsid w:val="009644FE"/>
    <w:rsid w:val="00977C6C"/>
    <w:rsid w:val="00980BF3"/>
    <w:rsid w:val="00982D3D"/>
    <w:rsid w:val="00994002"/>
    <w:rsid w:val="009965E3"/>
    <w:rsid w:val="009B0883"/>
    <w:rsid w:val="009B6E61"/>
    <w:rsid w:val="009E543B"/>
    <w:rsid w:val="009E570A"/>
    <w:rsid w:val="00A038E6"/>
    <w:rsid w:val="00A03A7E"/>
    <w:rsid w:val="00A1183F"/>
    <w:rsid w:val="00A12952"/>
    <w:rsid w:val="00A3200C"/>
    <w:rsid w:val="00A51E07"/>
    <w:rsid w:val="00A623E3"/>
    <w:rsid w:val="00A73B3D"/>
    <w:rsid w:val="00A970E2"/>
    <w:rsid w:val="00AA394A"/>
    <w:rsid w:val="00AA4DE9"/>
    <w:rsid w:val="00AB1B85"/>
    <w:rsid w:val="00AC0DAD"/>
    <w:rsid w:val="00AC1804"/>
    <w:rsid w:val="00AD38AA"/>
    <w:rsid w:val="00AE4064"/>
    <w:rsid w:val="00AF6FBD"/>
    <w:rsid w:val="00AF7F43"/>
    <w:rsid w:val="00B0176D"/>
    <w:rsid w:val="00B0353F"/>
    <w:rsid w:val="00B405E4"/>
    <w:rsid w:val="00B63648"/>
    <w:rsid w:val="00B66CC7"/>
    <w:rsid w:val="00B741DE"/>
    <w:rsid w:val="00B77FA4"/>
    <w:rsid w:val="00B94F0F"/>
    <w:rsid w:val="00B96832"/>
    <w:rsid w:val="00BA339B"/>
    <w:rsid w:val="00BA366A"/>
    <w:rsid w:val="00BE1FBC"/>
    <w:rsid w:val="00BE79ED"/>
    <w:rsid w:val="00C02217"/>
    <w:rsid w:val="00C16674"/>
    <w:rsid w:val="00C32B86"/>
    <w:rsid w:val="00C5265A"/>
    <w:rsid w:val="00C63DC1"/>
    <w:rsid w:val="00C66DF6"/>
    <w:rsid w:val="00C77606"/>
    <w:rsid w:val="00CA0216"/>
    <w:rsid w:val="00CA15C4"/>
    <w:rsid w:val="00CE5A0A"/>
    <w:rsid w:val="00CF5A2E"/>
    <w:rsid w:val="00D01E8B"/>
    <w:rsid w:val="00D03EB2"/>
    <w:rsid w:val="00D104E7"/>
    <w:rsid w:val="00D2728E"/>
    <w:rsid w:val="00D40DB4"/>
    <w:rsid w:val="00D668A2"/>
    <w:rsid w:val="00D84FD6"/>
    <w:rsid w:val="00DA25D6"/>
    <w:rsid w:val="00DA5983"/>
    <w:rsid w:val="00DA79D0"/>
    <w:rsid w:val="00DF3406"/>
    <w:rsid w:val="00E22310"/>
    <w:rsid w:val="00E27118"/>
    <w:rsid w:val="00E544CB"/>
    <w:rsid w:val="00E5642C"/>
    <w:rsid w:val="00E57698"/>
    <w:rsid w:val="00E70FAD"/>
    <w:rsid w:val="00E84BEE"/>
    <w:rsid w:val="00E853F2"/>
    <w:rsid w:val="00EB7FD8"/>
    <w:rsid w:val="00EE1349"/>
    <w:rsid w:val="00EF101F"/>
    <w:rsid w:val="00EF1BB4"/>
    <w:rsid w:val="00EF20E0"/>
    <w:rsid w:val="00EF499D"/>
    <w:rsid w:val="00F02C20"/>
    <w:rsid w:val="00F03C64"/>
    <w:rsid w:val="00F055FC"/>
    <w:rsid w:val="00F1289A"/>
    <w:rsid w:val="00F2646B"/>
    <w:rsid w:val="00F53135"/>
    <w:rsid w:val="00F9326E"/>
    <w:rsid w:val="00F939E0"/>
    <w:rsid w:val="00FA07DE"/>
    <w:rsid w:val="00FA34E6"/>
    <w:rsid w:val="00FB4C42"/>
    <w:rsid w:val="00FD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2BA1"/>
  <w15:docId w15:val="{E36B4089-4A6B-4B40-A27A-B9420DCD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2E74B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2E74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E74B5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E74B5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IntenseEmphasis">
    <w:name w:val="Intense Emphasis"/>
    <w:basedOn w:val="DefaultParagraphFont"/>
    <w:rPr>
      <w:i/>
      <w:iCs/>
      <w:color w:val="2E74B5"/>
    </w:rPr>
  </w:style>
  <w:style w:type="paragraph" w:styleId="IntenseQuote">
    <w:name w:val="Intense Quote"/>
    <w:basedOn w:val="Normal"/>
    <w:next w:val="Norma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i/>
      <w:iCs/>
      <w:color w:val="2E74B5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6607D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A39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394A"/>
  </w:style>
  <w:style w:type="paragraph" w:styleId="Footer">
    <w:name w:val="footer"/>
    <w:basedOn w:val="Normal"/>
    <w:link w:val="FooterChar"/>
    <w:uiPriority w:val="99"/>
    <w:semiHidden/>
    <w:unhideWhenUsed/>
    <w:rsid w:val="00AA39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3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tko.org/housing" TargetMode="External"/><Relationship Id="rId18" Type="http://schemas.openxmlformats.org/officeDocument/2006/relationships/hyperlink" Target="https://familyservicelincoln.org/housing-and-support-services/" TargetMode="External"/><Relationship Id="rId26" Type="http://schemas.openxmlformats.org/officeDocument/2006/relationships/hyperlink" Target="https://www.hublincoln.org/empowerment" TargetMode="External"/><Relationship Id="rId39" Type="http://schemas.openxmlformats.org/officeDocument/2006/relationships/hyperlink" Target="https://www.voicesofhopelincoln.org/" TargetMode="External"/><Relationship Id="rId21" Type="http://schemas.openxmlformats.org/officeDocument/2006/relationships/hyperlink" Target="https://www.lincoln.ne.gov/City/Departments/Aging-Partners" TargetMode="External"/><Relationship Id="rId34" Type="http://schemas.openxmlformats.org/officeDocument/2006/relationships/hyperlink" Target="https://www.connectinglinks.net/" TargetMode="External"/><Relationship Id="rId42" Type="http://schemas.openxmlformats.org/officeDocument/2006/relationships/hyperlink" Target="https://www.poncahousing.org/resourc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www.findhelp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pcmlincoln.org/" TargetMode="External"/><Relationship Id="rId29" Type="http://schemas.openxmlformats.org/officeDocument/2006/relationships/hyperlink" Target="https://dhhs.ne.gov/pages/energy-assistance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colnsvdpcouncil.org/" TargetMode="External"/><Relationship Id="rId24" Type="http://schemas.openxmlformats.org/officeDocument/2006/relationships/hyperlink" Target="https://home.lps.org/federal/homeless-education/" TargetMode="External"/><Relationship Id="rId32" Type="http://schemas.openxmlformats.org/officeDocument/2006/relationships/hyperlink" Target="https://www.region1bhs.net/vnews/display.v/SEC/Services%7CHART%20Program" TargetMode="External"/><Relationship Id="rId37" Type="http://schemas.openxmlformats.org/officeDocument/2006/relationships/hyperlink" Target="https://freshstarthome.org/who-we-serve/residential-services.html" TargetMode="External"/><Relationship Id="rId40" Type="http://schemas.openxmlformats.org/officeDocument/2006/relationships/hyperlink" Target="https://csshope.org/what_we_do/programs/stgiannaprogram.html" TargetMode="External"/><Relationship Id="rId45" Type="http://schemas.openxmlformats.org/officeDocument/2006/relationships/hyperlink" Target="https://centerpointe.org/programs/veteranservices.html/title/transitional-hous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alvationarmyusa.org/utility-rent-assistance/" TargetMode="External"/><Relationship Id="rId23" Type="http://schemas.openxmlformats.org/officeDocument/2006/relationships/hyperlink" Target="https://centerforpeople.org/" TargetMode="External"/><Relationship Id="rId28" Type="http://schemas.openxmlformats.org/officeDocument/2006/relationships/hyperlink" Target="mailto:youthcrisis@centerpointe.org" TargetMode="External"/><Relationship Id="rId36" Type="http://schemas.openxmlformats.org/officeDocument/2006/relationships/hyperlink" Target="https://www.housesofhope.com/" TargetMode="External"/><Relationship Id="rId10" Type="http://schemas.openxmlformats.org/officeDocument/2006/relationships/hyperlink" Target="https://csshope.org/what_we_do/programs/family_support.html" TargetMode="External"/><Relationship Id="rId19" Type="http://schemas.openxmlformats.org/officeDocument/2006/relationships/hyperlink" Target="https://familyservicelincoln.org/housing-and-support-services/" TargetMode="External"/><Relationship Id="rId31" Type="http://schemas.openxmlformats.org/officeDocument/2006/relationships/hyperlink" Target="https://leagueofhumandignity.com/services/" TargetMode="External"/><Relationship Id="rId44" Type="http://schemas.openxmlformats.org/officeDocument/2006/relationships/hyperlink" Target="https://centralnebraskacap.com/our-programs/family-outreach/ssvf-supportive-services-for-veterans-and-famili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munityactionatwork.org/programs/homelessness-prevention/rent-utility-deposit-assistance.html" TargetMode="External"/><Relationship Id="rId14" Type="http://schemas.openxmlformats.org/officeDocument/2006/relationships/hyperlink" Target="https://region5systems.net/how-we-help/housing/" TargetMode="External"/><Relationship Id="rId22" Type="http://schemas.openxmlformats.org/officeDocument/2006/relationships/hyperlink" Target="https://dhhs.ne.gov/Pages/Homeless-Assistance.aspx" TargetMode="External"/><Relationship Id="rId27" Type="http://schemas.openxmlformats.org/officeDocument/2006/relationships/hyperlink" Target="https://www.hublincoln.org/empowerment" TargetMode="External"/><Relationship Id="rId30" Type="http://schemas.openxmlformats.org/officeDocument/2006/relationships/hyperlink" Target="https://www.salvationarmyusa.org/usa-central-territory/western/heatshare/" TargetMode="External"/><Relationship Id="rId35" Type="http://schemas.openxmlformats.org/officeDocument/2006/relationships/hyperlink" Target="https://freshstarthome.org/who-we-serve/residential-services.html" TargetMode="External"/><Relationship Id="rId43" Type="http://schemas.openxmlformats.org/officeDocument/2006/relationships/hyperlink" Target="https://www.lancaster.ne.gov/484/Veterans-Service-Office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community-services.unl.edu/coordinated-entry-public-access-points-lincol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irstplymouth.org/hopehouse" TargetMode="External"/><Relationship Id="rId17" Type="http://schemas.openxmlformats.org/officeDocument/2006/relationships/hyperlink" Target="https://www.l-housing.com/" TargetMode="External"/><Relationship Id="rId25" Type="http://schemas.openxmlformats.org/officeDocument/2006/relationships/hyperlink" Target="https://www.cedarskids.org/who-we-help" TargetMode="External"/><Relationship Id="rId33" Type="http://schemas.openxmlformats.org/officeDocument/2006/relationships/hyperlink" Target="https://centerpointe.org/programs/" TargetMode="External"/><Relationship Id="rId38" Type="http://schemas.openxmlformats.org/officeDocument/2006/relationships/hyperlink" Target="http://friendshiphome.org/contact/" TargetMode="External"/><Relationship Id="rId46" Type="http://schemas.openxmlformats.org/officeDocument/2006/relationships/hyperlink" Target="https://centerpointe.org/programs/veteranservices.html/title/veterans-permanent-housing-project" TargetMode="External"/><Relationship Id="rId20" Type="http://schemas.openxmlformats.org/officeDocument/2006/relationships/hyperlink" Target="https://www.fhasinc.org/tenant-services.html" TargetMode="External"/><Relationship Id="rId41" Type="http://schemas.openxmlformats.org/officeDocument/2006/relationships/hyperlink" Target="https://centerpointe.org/housing/hous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Eppler</dc:creator>
  <dc:description/>
  <cp:lastModifiedBy>Ellie Larsen</cp:lastModifiedBy>
  <cp:revision>150</cp:revision>
  <cp:lastPrinted>2026-03-03T20:28:00Z</cp:lastPrinted>
  <dcterms:created xsi:type="dcterms:W3CDTF">2025-07-18T17:59:00Z</dcterms:created>
  <dcterms:modified xsi:type="dcterms:W3CDTF">2026-08-10T23:38:00Z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2db6e857-ef03-49cb-8d5d-6ef03458fc15</vt:lpwstr>
  </property>
</Properties>
</file>